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B2036" w14:textId="607F8025" w:rsidR="00EC243B" w:rsidRPr="00EC243B" w:rsidRDefault="00EC243B">
      <w:pPr>
        <w:rPr>
          <w:rFonts w:ascii="Times New Roman" w:eastAsia="Times New Roman" w:hAnsi="Times New Roman" w:cs="Times New Roman"/>
          <w:b/>
          <w:sz w:val="24"/>
          <w:szCs w:val="28"/>
          <w:u w:val="single"/>
        </w:rPr>
      </w:pPr>
      <w:r w:rsidRPr="00EC243B">
        <w:rPr>
          <w:rFonts w:ascii="Times New Roman" w:eastAsia="Times New Roman" w:hAnsi="Times New Roman" w:cs="Times New Roman"/>
          <w:b/>
          <w:sz w:val="24"/>
          <w:szCs w:val="28"/>
          <w:u w:val="single"/>
        </w:rPr>
        <w:t>Embarquement &amp; désembarquement, les déterminants des comportements voyageurs</w:t>
      </w:r>
    </w:p>
    <w:p w14:paraId="56A11A10" w14:textId="224A9EA8" w:rsidR="003F46DA" w:rsidRDefault="00D8073B">
      <w:pPr>
        <w:rPr>
          <w:rFonts w:ascii="Times New Roman" w:eastAsia="Times New Roman" w:hAnsi="Times New Roman" w:cs="Times New Roman"/>
          <w:b/>
          <w:sz w:val="24"/>
          <w:szCs w:val="24"/>
          <w:u w:val="single"/>
        </w:rPr>
      </w:pPr>
      <w:commentRangeStart w:id="0"/>
      <w:r>
        <w:rPr>
          <w:rFonts w:ascii="Times New Roman" w:eastAsia="Times New Roman" w:hAnsi="Times New Roman" w:cs="Times New Roman"/>
          <w:b/>
          <w:sz w:val="24"/>
          <w:szCs w:val="24"/>
          <w:u w:val="single"/>
        </w:rPr>
        <w:t>Contexte et objectifs</w:t>
      </w:r>
      <w:commentRangeEnd w:id="0"/>
      <w:r w:rsidR="003607A4">
        <w:rPr>
          <w:rStyle w:val="CommentReference"/>
        </w:rPr>
        <w:commentReference w:id="0"/>
      </w:r>
    </w:p>
    <w:p w14:paraId="7D71B0C0" w14:textId="644FDB3F" w:rsidR="003F46DA" w:rsidRDefault="00D8073B">
      <w:pPr>
        <w:jc w:val="both"/>
        <w:rPr>
          <w:rFonts w:ascii="Times New Roman" w:eastAsia="Times New Roman" w:hAnsi="Times New Roman" w:cs="Times New Roman"/>
          <w:sz w:val="24"/>
          <w:szCs w:val="24"/>
        </w:rPr>
      </w:pPr>
      <w:r w:rsidRPr="00D8073B">
        <w:rPr>
          <w:rFonts w:ascii="Times New Roman" w:eastAsia="Times New Roman" w:hAnsi="Times New Roman" w:cs="Times New Roman"/>
          <w:sz w:val="24"/>
          <w:szCs w:val="24"/>
        </w:rPr>
        <w:t xml:space="preserve">Parmi les </w:t>
      </w:r>
      <w:r>
        <w:rPr>
          <w:rFonts w:ascii="Times New Roman" w:eastAsia="Times New Roman" w:hAnsi="Times New Roman" w:cs="Times New Roman"/>
          <w:sz w:val="24"/>
          <w:szCs w:val="24"/>
        </w:rPr>
        <w:t>préoccupations des entreprises de transport ferroviaire, maitriser le temps d’arrêt des trains à quai est important pour assurer la bonne fluidité du service. Cette maitrise peut être impactée par de nombreux facteurs de différentes natures, tels que des éléments externes (météo, dégradation des voies, etc…), les infrastructures saturées, ou encore par des pannes fonctionnelles.</w:t>
      </w:r>
    </w:p>
    <w:p w14:paraId="678D5D74" w14:textId="71B426B9" w:rsidR="003F46DA" w:rsidRDefault="00D8073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facteur importan</w:t>
      </w:r>
      <w:r w:rsidR="003607A4">
        <w:rPr>
          <w:rFonts w:ascii="Times New Roman" w:eastAsia="Times New Roman" w:hAnsi="Times New Roman" w:cs="Times New Roman"/>
          <w:sz w:val="24"/>
          <w:szCs w:val="24"/>
        </w:rPr>
        <w:t>t concerne</w:t>
      </w:r>
      <w:r>
        <w:rPr>
          <w:rFonts w:ascii="Times New Roman" w:eastAsia="Times New Roman" w:hAnsi="Times New Roman" w:cs="Times New Roman"/>
          <w:sz w:val="24"/>
          <w:szCs w:val="24"/>
        </w:rPr>
        <w:t xml:space="preserve"> </w:t>
      </w:r>
      <w:r w:rsidR="003607A4">
        <w:rPr>
          <w:rFonts w:ascii="Times New Roman" w:eastAsia="Times New Roman" w:hAnsi="Times New Roman" w:cs="Times New Roman"/>
          <w:sz w:val="24"/>
          <w:szCs w:val="24"/>
        </w:rPr>
        <w:t>le</w:t>
      </w:r>
      <w:r>
        <w:rPr>
          <w:rFonts w:ascii="Times New Roman" w:eastAsia="Times New Roman" w:hAnsi="Times New Roman" w:cs="Times New Roman"/>
          <w:sz w:val="24"/>
          <w:szCs w:val="24"/>
        </w:rPr>
        <w:t xml:space="preserve"> flux voyageur (ensemble des usagers de la gare), qui peut ralentir la transition des entrées-sorties de wagons et résulter en un allongement du temps d’arrêt à quai. Ce ralentissement </w:t>
      </w:r>
      <w:r w:rsidR="003607A4">
        <w:rPr>
          <w:rFonts w:ascii="Times New Roman" w:eastAsia="Times New Roman" w:hAnsi="Times New Roman" w:cs="Times New Roman"/>
          <w:sz w:val="24"/>
          <w:szCs w:val="24"/>
        </w:rPr>
        <w:t>est en partie</w:t>
      </w:r>
      <w:r>
        <w:rPr>
          <w:rFonts w:ascii="Times New Roman" w:eastAsia="Times New Roman" w:hAnsi="Times New Roman" w:cs="Times New Roman"/>
          <w:sz w:val="24"/>
          <w:szCs w:val="24"/>
        </w:rPr>
        <w:t xml:space="preserve"> dû à des comportements des voyageurs gênant la bonne circulation entre le quai et le train</w:t>
      </w:r>
      <w:r w:rsidR="003607A4">
        <w:rPr>
          <w:rFonts w:ascii="Times New Roman" w:eastAsia="Times New Roman" w:hAnsi="Times New Roman" w:cs="Times New Roman"/>
          <w:sz w:val="24"/>
          <w:szCs w:val="24"/>
        </w:rPr>
        <w:t>, tels que se</w:t>
      </w:r>
      <w:r>
        <w:rPr>
          <w:rFonts w:ascii="Times New Roman" w:eastAsia="Times New Roman" w:hAnsi="Times New Roman" w:cs="Times New Roman"/>
          <w:sz w:val="24"/>
          <w:szCs w:val="24"/>
        </w:rPr>
        <w:t xml:space="preserve"> positionn</w:t>
      </w:r>
      <w:r w:rsidR="003607A4">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près des portes de wagons, le fait de bousculer d’autres usagers, ou bien encore de </w:t>
      </w:r>
      <w:r w:rsidR="003607A4">
        <w:rPr>
          <w:rFonts w:ascii="Times New Roman" w:eastAsia="Times New Roman" w:hAnsi="Times New Roman" w:cs="Times New Roman"/>
          <w:sz w:val="24"/>
          <w:szCs w:val="24"/>
        </w:rPr>
        <w:t>re</w:t>
      </w:r>
      <w:r>
        <w:rPr>
          <w:rFonts w:ascii="Times New Roman" w:eastAsia="Times New Roman" w:hAnsi="Times New Roman" w:cs="Times New Roman"/>
          <w:sz w:val="24"/>
          <w:szCs w:val="24"/>
        </w:rPr>
        <w:t>tenir/forcer les portes (</w:t>
      </w:r>
      <w:proofErr w:type="spellStart"/>
      <w:r>
        <w:rPr>
          <w:rFonts w:ascii="Times New Roman" w:eastAsia="Times New Roman" w:hAnsi="Times New Roman" w:cs="Times New Roman"/>
          <w:sz w:val="24"/>
          <w:szCs w:val="24"/>
        </w:rPr>
        <w:t>Karekla</w:t>
      </w:r>
      <w:proofErr w:type="spellEnd"/>
      <w:r>
        <w:rPr>
          <w:rFonts w:ascii="Times New Roman" w:eastAsia="Times New Roman" w:hAnsi="Times New Roman" w:cs="Times New Roman"/>
          <w:sz w:val="24"/>
          <w:szCs w:val="24"/>
        </w:rPr>
        <w:t xml:space="preserve"> &amp; Tyler, 2012). D’après Harris (2015) par exemple, </w:t>
      </w:r>
      <w:r w:rsidR="003607A4">
        <w:rPr>
          <w:rFonts w:ascii="Times New Roman" w:eastAsia="Times New Roman" w:hAnsi="Times New Roman" w:cs="Times New Roman"/>
          <w:sz w:val="24"/>
          <w:szCs w:val="24"/>
        </w:rPr>
        <w:t>re</w:t>
      </w:r>
      <w:r>
        <w:rPr>
          <w:rFonts w:ascii="Times New Roman" w:eastAsia="Times New Roman" w:hAnsi="Times New Roman" w:cs="Times New Roman"/>
          <w:sz w:val="24"/>
          <w:szCs w:val="24"/>
        </w:rPr>
        <w:t>tenir les portes ouvertes peut ajouter entre 1 et 13s de délai</w:t>
      </w:r>
      <w:r w:rsidR="003607A4">
        <w:rPr>
          <w:rFonts w:ascii="Times New Roman" w:eastAsia="Times New Roman" w:hAnsi="Times New Roman" w:cs="Times New Roman"/>
          <w:sz w:val="24"/>
          <w:szCs w:val="24"/>
        </w:rPr>
        <w:t xml:space="preserve"> lors d’un arrêt</w:t>
      </w:r>
      <w:r>
        <w:rPr>
          <w:rFonts w:ascii="Times New Roman" w:eastAsia="Times New Roman" w:hAnsi="Times New Roman" w:cs="Times New Roman"/>
          <w:sz w:val="24"/>
          <w:szCs w:val="24"/>
        </w:rPr>
        <w:t xml:space="preserve">. En cas de répétition sur une même ligne, cela peut induire des ralentissements supplémentaires, provoquer la congestion du flux voyageur et induire d’autres problèmes, notamment entre les voyageurs. Cependant, </w:t>
      </w:r>
      <w:r w:rsidR="009E42F9">
        <w:rPr>
          <w:rFonts w:ascii="Times New Roman" w:eastAsia="Times New Roman" w:hAnsi="Times New Roman" w:cs="Times New Roman"/>
          <w:sz w:val="24"/>
          <w:szCs w:val="24"/>
        </w:rPr>
        <w:t>les conditions d’apparition</w:t>
      </w:r>
      <w:r>
        <w:rPr>
          <w:rFonts w:ascii="Times New Roman" w:eastAsia="Times New Roman" w:hAnsi="Times New Roman" w:cs="Times New Roman"/>
          <w:sz w:val="24"/>
          <w:szCs w:val="24"/>
        </w:rPr>
        <w:t xml:space="preserve"> de ces comportements </w:t>
      </w:r>
      <w:r w:rsidR="009E42F9">
        <w:rPr>
          <w:rFonts w:ascii="Times New Roman" w:eastAsia="Times New Roman" w:hAnsi="Times New Roman" w:cs="Times New Roman"/>
          <w:sz w:val="24"/>
          <w:szCs w:val="24"/>
        </w:rPr>
        <w:t>restent</w:t>
      </w:r>
      <w:r>
        <w:rPr>
          <w:rFonts w:ascii="Times New Roman" w:eastAsia="Times New Roman" w:hAnsi="Times New Roman" w:cs="Times New Roman"/>
          <w:sz w:val="24"/>
          <w:szCs w:val="24"/>
        </w:rPr>
        <w:t xml:space="preserve"> encore peu </w:t>
      </w:r>
      <w:r w:rsidR="009E42F9">
        <w:rPr>
          <w:rFonts w:ascii="Times New Roman" w:eastAsia="Times New Roman" w:hAnsi="Times New Roman" w:cs="Times New Roman"/>
          <w:sz w:val="24"/>
          <w:szCs w:val="24"/>
        </w:rPr>
        <w:t>connues</w:t>
      </w:r>
      <w:r>
        <w:rPr>
          <w:rFonts w:ascii="Times New Roman" w:eastAsia="Times New Roman" w:hAnsi="Times New Roman" w:cs="Times New Roman"/>
          <w:sz w:val="24"/>
          <w:szCs w:val="24"/>
        </w:rPr>
        <w:t xml:space="preserve">. Il en découle la problématique de la présente thèse </w:t>
      </w:r>
      <w:r w:rsidR="009E42F9">
        <w:rPr>
          <w:rFonts w:ascii="Times New Roman" w:eastAsia="Times New Roman" w:hAnsi="Times New Roman" w:cs="Times New Roman"/>
          <w:sz w:val="24"/>
          <w:szCs w:val="24"/>
        </w:rPr>
        <w:t xml:space="preserve">qui </w:t>
      </w:r>
      <w:r>
        <w:rPr>
          <w:rFonts w:ascii="Times New Roman" w:eastAsia="Times New Roman" w:hAnsi="Times New Roman" w:cs="Times New Roman"/>
          <w:sz w:val="24"/>
          <w:szCs w:val="24"/>
        </w:rPr>
        <w:t xml:space="preserve">va se focaliser sur le comportement des usagers au niveau de l’échange quai-train et sur les facteurs qui déterminent ces comportements. </w:t>
      </w:r>
    </w:p>
    <w:p w14:paraId="4D09E58F" w14:textId="77777777" w:rsidR="00F947D5" w:rsidRDefault="00D8073B" w:rsidP="004468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contexte ferroviaire fait intervenir des éléments spécifiques. La gare est un lieu multimodal, qui est composé d’une multitude d’environnements qui permet aux voyageurs d’attendre leurs trains de différentes façons. En effet, elle propose des espaces communs partagés pouvant être utilisés de façon statique (être assis, être debout, manger, observer,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ou dynamique (cheminer, explorer,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selon aussi la structure architecturale et le mobilier présent. Ces éléments, pouvant influencer les comportements</w:t>
      </w:r>
      <w:r w:rsidR="007F7E31">
        <w:rPr>
          <w:rFonts w:ascii="Times New Roman" w:eastAsia="Times New Roman" w:hAnsi="Times New Roman" w:cs="Times New Roman"/>
          <w:sz w:val="24"/>
          <w:szCs w:val="24"/>
        </w:rPr>
        <w:t xml:space="preserve"> des usagers, feront donc parti</w:t>
      </w:r>
      <w:r>
        <w:rPr>
          <w:rFonts w:ascii="Times New Roman" w:eastAsia="Times New Roman" w:hAnsi="Times New Roman" w:cs="Times New Roman"/>
          <w:sz w:val="24"/>
          <w:szCs w:val="24"/>
        </w:rPr>
        <w:t xml:space="preserve"> intégrante de l’étude. </w:t>
      </w:r>
    </w:p>
    <w:p w14:paraId="06034465" w14:textId="0C0593F5" w:rsidR="003F46DA" w:rsidRDefault="00D8073B" w:rsidP="004468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L’objectif général de ces travaux est donc de comprendre comment les usagers se déplacent et se positionnent</w:t>
      </w:r>
      <w:r w:rsidR="002912DF">
        <w:rPr>
          <w:rFonts w:ascii="Times New Roman" w:eastAsia="Times New Roman" w:hAnsi="Times New Roman" w:cs="Times New Roman"/>
          <w:sz w:val="24"/>
          <w:szCs w:val="24"/>
        </w:rPr>
        <w:t xml:space="preserve"> dans</w:t>
      </w:r>
      <w:r>
        <w:rPr>
          <w:rFonts w:ascii="Times New Roman" w:eastAsia="Times New Roman" w:hAnsi="Times New Roman" w:cs="Times New Roman"/>
          <w:sz w:val="24"/>
          <w:szCs w:val="24"/>
        </w:rPr>
        <w:t xml:space="preserve"> cet espace physique et social particulier, et l’effet de l’espace sur ces choix.</w:t>
      </w:r>
    </w:p>
    <w:p w14:paraId="46638E23" w14:textId="77777777" w:rsidR="003F46DA" w:rsidRDefault="009E42F9">
      <w:pPr>
        <w:rPr>
          <w:rFonts w:ascii="Times New Roman" w:eastAsia="Times New Roman" w:hAnsi="Times New Roman" w:cs="Times New Roman"/>
          <w:b/>
          <w:sz w:val="24"/>
          <w:szCs w:val="24"/>
          <w:u w:val="single"/>
        </w:rPr>
      </w:pPr>
      <w:commentRangeStart w:id="1"/>
      <w:commentRangeStart w:id="2"/>
      <w:r>
        <w:rPr>
          <w:rFonts w:ascii="Times New Roman" w:eastAsia="Times New Roman" w:hAnsi="Times New Roman" w:cs="Times New Roman"/>
          <w:b/>
          <w:sz w:val="24"/>
          <w:szCs w:val="24"/>
          <w:u w:val="single"/>
        </w:rPr>
        <w:t>Cadre théorique</w:t>
      </w:r>
      <w:commentRangeEnd w:id="1"/>
      <w:r w:rsidR="003607A4">
        <w:rPr>
          <w:rStyle w:val="CommentReference"/>
        </w:rPr>
        <w:commentReference w:id="1"/>
      </w:r>
      <w:commentRangeEnd w:id="2"/>
      <w:r w:rsidR="00B30695">
        <w:rPr>
          <w:rStyle w:val="CommentReference"/>
        </w:rPr>
        <w:commentReference w:id="2"/>
      </w:r>
    </w:p>
    <w:p w14:paraId="1DA83A3D" w14:textId="48C194C0" w:rsidR="00D56EBA" w:rsidRDefault="0007214F" w:rsidP="00572F3F">
      <w:pPr>
        <w:jc w:val="both"/>
        <w:rPr>
          <w:rFonts w:ascii="Times New Roman" w:eastAsia="Times New Roman" w:hAnsi="Times New Roman" w:cs="Times New Roman"/>
          <w:sz w:val="24"/>
          <w:szCs w:val="24"/>
        </w:rPr>
      </w:pPr>
      <w:del w:id="3" w:author="Lucia Bosone" w:date="2021-04-22T21:58:00Z">
        <w:r w:rsidRPr="00572F3F" w:rsidDel="00B30695">
          <w:rPr>
            <w:rFonts w:ascii="Times New Roman" w:eastAsia="Times New Roman" w:hAnsi="Times New Roman" w:cs="Times New Roman"/>
            <w:b/>
            <w:i/>
            <w:sz w:val="24"/>
            <w:szCs w:val="24"/>
          </w:rPr>
          <w:delText>Causes des retards et comportements associés</w:delText>
        </w:r>
        <w:r w:rsidR="00572F3F" w:rsidRPr="00572F3F" w:rsidDel="00B30695">
          <w:rPr>
            <w:rFonts w:ascii="Times New Roman" w:eastAsia="Times New Roman" w:hAnsi="Times New Roman" w:cs="Times New Roman"/>
            <w:sz w:val="24"/>
            <w:szCs w:val="24"/>
          </w:rPr>
          <w:delText xml:space="preserve"> – </w:delText>
        </w:r>
      </w:del>
      <w:r w:rsidR="00D8073B">
        <w:rPr>
          <w:rFonts w:ascii="Times New Roman" w:eastAsia="Times New Roman" w:hAnsi="Times New Roman" w:cs="Times New Roman"/>
          <w:sz w:val="24"/>
          <w:szCs w:val="24"/>
        </w:rPr>
        <w:t>Plusieurs études dans diverses disciplines ont porté leur attention sur le déplacement de piétons en milieu urbain, aussi bien en psychologie (Denis, 2016), qu’en accidentologie (Carré &amp; Julien, 2000), ou encore en simulation de flux (</w:t>
      </w:r>
      <w:proofErr w:type="spellStart"/>
      <w:r w:rsidR="00D8073B">
        <w:rPr>
          <w:rFonts w:ascii="Times New Roman" w:eastAsia="Times New Roman" w:hAnsi="Times New Roman" w:cs="Times New Roman"/>
          <w:sz w:val="24"/>
          <w:szCs w:val="24"/>
        </w:rPr>
        <w:t>Templeton</w:t>
      </w:r>
      <w:proofErr w:type="spellEnd"/>
      <w:r w:rsidR="00D8073B">
        <w:rPr>
          <w:rFonts w:ascii="Times New Roman" w:eastAsia="Times New Roman" w:hAnsi="Times New Roman" w:cs="Times New Roman"/>
          <w:sz w:val="24"/>
          <w:szCs w:val="24"/>
        </w:rPr>
        <w:t xml:space="preserve"> et al., 2015). Malgré une littérature fournie sur l’activité de déplacement, on constate qu’il n’est pas toujours aisé de décrire cette activité, ni même de comprendre l’ensemble des éléments impliqués. </w:t>
      </w:r>
    </w:p>
    <w:p w14:paraId="3C18ACBC" w14:textId="23B624A3" w:rsidR="00152302" w:rsidRPr="00572F3F" w:rsidRDefault="00D8073B" w:rsidP="00572F3F">
      <w:pPr>
        <w:jc w:val="both"/>
        <w:rPr>
          <w:rFonts w:ascii="Times New Roman" w:eastAsia="Times New Roman" w:hAnsi="Times New Roman" w:cs="Times New Roman"/>
          <w:sz w:val="24"/>
          <w:szCs w:val="24"/>
          <w:u w:val="single"/>
        </w:rPr>
      </w:pPr>
      <w:commentRangeStart w:id="4"/>
      <w:r>
        <w:rPr>
          <w:rFonts w:ascii="Times New Roman" w:eastAsia="Times New Roman" w:hAnsi="Times New Roman" w:cs="Times New Roman"/>
          <w:sz w:val="24"/>
          <w:szCs w:val="24"/>
        </w:rPr>
        <w:t>Ce travail de thèse s’intéressera plus particulièrement à l’activité d’embarquement</w:t>
      </w:r>
      <w:r w:rsidR="00516544">
        <w:rPr>
          <w:rFonts w:ascii="Times New Roman" w:eastAsia="Times New Roman" w:hAnsi="Times New Roman" w:cs="Times New Roman"/>
          <w:sz w:val="24"/>
          <w:szCs w:val="24"/>
        </w:rPr>
        <w:t>/désembarquement,</w:t>
      </w:r>
      <w:r>
        <w:rPr>
          <w:rFonts w:ascii="Times New Roman" w:eastAsia="Times New Roman" w:hAnsi="Times New Roman" w:cs="Times New Roman"/>
          <w:sz w:val="24"/>
          <w:szCs w:val="24"/>
        </w:rPr>
        <w:t xml:space="preserve"> et son environnement. </w:t>
      </w:r>
      <w:commentRangeEnd w:id="4"/>
      <w:r w:rsidR="00D56EBA">
        <w:rPr>
          <w:rStyle w:val="CommentReference"/>
        </w:rPr>
        <w:commentReference w:id="4"/>
      </w:r>
      <w:r w:rsidR="007E141C">
        <w:rPr>
          <w:rFonts w:ascii="Times New Roman" w:eastAsia="Times New Roman" w:hAnsi="Times New Roman" w:cs="Times New Roman"/>
          <w:sz w:val="24"/>
          <w:szCs w:val="24"/>
        </w:rPr>
        <w:t xml:space="preserve">Au travers </w:t>
      </w:r>
      <w:r w:rsidR="00BF43DA">
        <w:rPr>
          <w:rFonts w:ascii="Times New Roman" w:eastAsia="Times New Roman" w:hAnsi="Times New Roman" w:cs="Times New Roman"/>
          <w:sz w:val="24"/>
          <w:szCs w:val="24"/>
        </w:rPr>
        <w:t>de différentes études</w:t>
      </w:r>
      <w:r w:rsidR="007E141C">
        <w:rPr>
          <w:rFonts w:ascii="Times New Roman" w:eastAsia="Times New Roman" w:hAnsi="Times New Roman" w:cs="Times New Roman"/>
          <w:sz w:val="24"/>
          <w:szCs w:val="24"/>
        </w:rPr>
        <w:t xml:space="preserve">, la littérature a pu identifier </w:t>
      </w:r>
      <w:r w:rsidR="00BF43DA">
        <w:rPr>
          <w:rFonts w:ascii="Times New Roman" w:eastAsia="Times New Roman" w:hAnsi="Times New Roman" w:cs="Times New Roman"/>
          <w:sz w:val="24"/>
          <w:szCs w:val="24"/>
        </w:rPr>
        <w:t xml:space="preserve">plusieurs </w:t>
      </w:r>
      <w:r w:rsidR="007E141C">
        <w:rPr>
          <w:rFonts w:ascii="Times New Roman" w:eastAsia="Times New Roman" w:hAnsi="Times New Roman" w:cs="Times New Roman"/>
          <w:sz w:val="24"/>
          <w:szCs w:val="24"/>
        </w:rPr>
        <w:t xml:space="preserve">types de comportements qu’un voyageur peut </w:t>
      </w:r>
      <w:r w:rsidR="00D56EBA">
        <w:rPr>
          <w:rFonts w:ascii="Times New Roman" w:eastAsia="Times New Roman" w:hAnsi="Times New Roman" w:cs="Times New Roman"/>
          <w:sz w:val="24"/>
          <w:szCs w:val="24"/>
        </w:rPr>
        <w:t>adopter</w:t>
      </w:r>
      <w:r w:rsidR="007E141C">
        <w:rPr>
          <w:rFonts w:ascii="Times New Roman" w:eastAsia="Times New Roman" w:hAnsi="Times New Roman" w:cs="Times New Roman"/>
          <w:sz w:val="24"/>
          <w:szCs w:val="24"/>
        </w:rPr>
        <w:t xml:space="preserve"> </w:t>
      </w:r>
      <w:r w:rsidR="00D56EBA">
        <w:rPr>
          <w:rFonts w:ascii="Times New Roman" w:eastAsia="Times New Roman" w:hAnsi="Times New Roman" w:cs="Times New Roman"/>
          <w:sz w:val="24"/>
          <w:szCs w:val="24"/>
        </w:rPr>
        <w:t>à</w:t>
      </w:r>
      <w:r w:rsidR="007E141C">
        <w:rPr>
          <w:rFonts w:ascii="Times New Roman" w:eastAsia="Times New Roman" w:hAnsi="Times New Roman" w:cs="Times New Roman"/>
          <w:sz w:val="24"/>
          <w:szCs w:val="24"/>
        </w:rPr>
        <w:t xml:space="preserve"> l’interface quai-train-voie.</w:t>
      </w:r>
      <w:r w:rsidR="00152302">
        <w:rPr>
          <w:rFonts w:ascii="Times New Roman" w:eastAsia="Times New Roman" w:hAnsi="Times New Roman" w:cs="Times New Roman"/>
          <w:sz w:val="24"/>
          <w:szCs w:val="24"/>
        </w:rPr>
        <w:t xml:space="preserve"> </w:t>
      </w:r>
    </w:p>
    <w:p w14:paraId="7450BE70" w14:textId="45C24F23" w:rsidR="003F46DA" w:rsidRDefault="00723DA8" w:rsidP="00572F3F">
      <w:pPr>
        <w:jc w:val="both"/>
        <w:rPr>
          <w:ins w:id="5" w:author="Lucia Bosone" w:date="2021-04-22T22:03: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des principaux comportement identifié </w:t>
      </w:r>
      <w:r w:rsidR="0007214F">
        <w:rPr>
          <w:rFonts w:ascii="Times New Roman" w:eastAsia="Times New Roman" w:hAnsi="Times New Roman" w:cs="Times New Roman"/>
          <w:sz w:val="24"/>
          <w:szCs w:val="24"/>
        </w:rPr>
        <w:t xml:space="preserve">pouvant engendrer des retards </w:t>
      </w:r>
      <w:r w:rsidR="00152302">
        <w:rPr>
          <w:rFonts w:ascii="Times New Roman" w:eastAsia="Times New Roman" w:hAnsi="Times New Roman" w:cs="Times New Roman"/>
          <w:sz w:val="24"/>
          <w:szCs w:val="24"/>
        </w:rPr>
        <w:t xml:space="preserve">est le fait de tenir les portes ouvertes lors des embarquements, </w:t>
      </w:r>
      <w:r w:rsidR="00DE19FE">
        <w:rPr>
          <w:rFonts w:ascii="Times New Roman" w:eastAsia="Times New Roman" w:hAnsi="Times New Roman" w:cs="Times New Roman"/>
          <w:sz w:val="24"/>
          <w:szCs w:val="24"/>
        </w:rPr>
        <w:t xml:space="preserve">par exemple </w:t>
      </w:r>
      <w:r w:rsidR="00152302">
        <w:rPr>
          <w:rFonts w:ascii="Times New Roman" w:eastAsia="Times New Roman" w:hAnsi="Times New Roman" w:cs="Times New Roman"/>
          <w:sz w:val="24"/>
          <w:szCs w:val="24"/>
        </w:rPr>
        <w:t>pour faire rentrer des retardataires</w:t>
      </w:r>
      <w:r w:rsidR="00DE19FE">
        <w:rPr>
          <w:rFonts w:ascii="Times New Roman" w:eastAsia="Times New Roman" w:hAnsi="Times New Roman" w:cs="Times New Roman"/>
          <w:sz w:val="24"/>
          <w:szCs w:val="24"/>
        </w:rPr>
        <w:t>, ou pour faire monter des personnes à mobilités réduites (</w:t>
      </w:r>
      <w:proofErr w:type="spellStart"/>
      <w:r w:rsidR="00DE19FE">
        <w:rPr>
          <w:rFonts w:ascii="Times New Roman" w:eastAsia="Times New Roman" w:hAnsi="Times New Roman" w:cs="Times New Roman"/>
          <w:sz w:val="24"/>
          <w:szCs w:val="24"/>
        </w:rPr>
        <w:t>Coxon</w:t>
      </w:r>
      <w:proofErr w:type="spellEnd"/>
      <w:r w:rsidR="00DE19FE">
        <w:rPr>
          <w:rFonts w:ascii="Times New Roman" w:eastAsia="Times New Roman" w:hAnsi="Times New Roman" w:cs="Times New Roman"/>
          <w:sz w:val="24"/>
          <w:szCs w:val="24"/>
        </w:rPr>
        <w:t xml:space="preserve"> &amp; Bono, 2010).</w:t>
      </w:r>
      <w:r w:rsidR="0007214F">
        <w:rPr>
          <w:rFonts w:ascii="Times New Roman" w:eastAsia="Times New Roman" w:hAnsi="Times New Roman" w:cs="Times New Roman"/>
          <w:sz w:val="24"/>
          <w:szCs w:val="24"/>
        </w:rPr>
        <w:t xml:space="preserve">  Une autre raison </w:t>
      </w:r>
      <w:r w:rsidR="0007214F">
        <w:rPr>
          <w:rFonts w:ascii="Times New Roman" w:eastAsia="Times New Roman" w:hAnsi="Times New Roman" w:cs="Times New Roman"/>
          <w:sz w:val="24"/>
          <w:szCs w:val="24"/>
        </w:rPr>
        <w:lastRenderedPageBreak/>
        <w:t>est lorsqu’un groupe de voyageur</w:t>
      </w:r>
      <w:r>
        <w:rPr>
          <w:rFonts w:ascii="Times New Roman" w:eastAsia="Times New Roman" w:hAnsi="Times New Roman" w:cs="Times New Roman"/>
          <w:sz w:val="24"/>
          <w:szCs w:val="24"/>
        </w:rPr>
        <w:t>s</w:t>
      </w:r>
      <w:r w:rsidR="0007214F">
        <w:rPr>
          <w:rFonts w:ascii="Times New Roman" w:eastAsia="Times New Roman" w:hAnsi="Times New Roman" w:cs="Times New Roman"/>
          <w:sz w:val="24"/>
          <w:szCs w:val="24"/>
        </w:rPr>
        <w:t xml:space="preserve"> attend </w:t>
      </w:r>
      <w:r w:rsidR="00AF0178">
        <w:rPr>
          <w:rFonts w:ascii="Times New Roman" w:eastAsia="Times New Roman" w:hAnsi="Times New Roman" w:cs="Times New Roman"/>
          <w:sz w:val="24"/>
          <w:szCs w:val="24"/>
        </w:rPr>
        <w:t>dans la zone d’embarquement. En effet, les voyageurs vont attendre devant les portes</w:t>
      </w:r>
      <w:r w:rsidR="00003739">
        <w:rPr>
          <w:rFonts w:ascii="Times New Roman" w:eastAsia="Times New Roman" w:hAnsi="Times New Roman" w:cs="Times New Roman"/>
          <w:sz w:val="24"/>
          <w:szCs w:val="24"/>
        </w:rPr>
        <w:t>, créant ainsi une file d’attente</w:t>
      </w:r>
      <w:r>
        <w:rPr>
          <w:rFonts w:ascii="Times New Roman" w:eastAsia="Times New Roman" w:hAnsi="Times New Roman" w:cs="Times New Roman"/>
          <w:sz w:val="24"/>
          <w:szCs w:val="24"/>
        </w:rPr>
        <w:t xml:space="preserve"> et bloquer le flux</w:t>
      </w:r>
      <w:r w:rsidR="00AF0178">
        <w:rPr>
          <w:rFonts w:ascii="Times New Roman" w:eastAsia="Times New Roman" w:hAnsi="Times New Roman" w:cs="Times New Roman"/>
          <w:sz w:val="24"/>
          <w:szCs w:val="24"/>
        </w:rPr>
        <w:t xml:space="preserve"> de désembarquement (</w:t>
      </w:r>
      <w:proofErr w:type="spellStart"/>
      <w:r w:rsidR="00AF0178">
        <w:rPr>
          <w:rFonts w:ascii="Times New Roman" w:eastAsia="Times New Roman" w:hAnsi="Times New Roman" w:cs="Times New Roman"/>
          <w:sz w:val="24"/>
          <w:szCs w:val="24"/>
        </w:rPr>
        <w:t>Kuipers</w:t>
      </w:r>
      <w:proofErr w:type="spellEnd"/>
      <w:r w:rsidR="00AF0178">
        <w:rPr>
          <w:rFonts w:ascii="Times New Roman" w:eastAsia="Times New Roman" w:hAnsi="Times New Roman" w:cs="Times New Roman"/>
          <w:sz w:val="24"/>
          <w:szCs w:val="24"/>
        </w:rPr>
        <w:t xml:space="preserve"> et al., 2021). </w:t>
      </w:r>
      <w:r w:rsidR="00003739">
        <w:rPr>
          <w:rFonts w:ascii="Times New Roman" w:eastAsia="Times New Roman" w:hAnsi="Times New Roman" w:cs="Times New Roman"/>
          <w:sz w:val="24"/>
          <w:szCs w:val="24"/>
        </w:rPr>
        <w:t xml:space="preserve">Cette file d’attente serait dépendante de l’espace disponible sur la plateforme d’embarquement et la pression des voyageurs voulant embarquer (Harris et </w:t>
      </w:r>
      <w:r w:rsidR="00EE31AF">
        <w:rPr>
          <w:rFonts w:ascii="Times New Roman" w:eastAsia="Times New Roman" w:hAnsi="Times New Roman" w:cs="Times New Roman"/>
          <w:sz w:val="24"/>
          <w:szCs w:val="24"/>
        </w:rPr>
        <w:t>al.</w:t>
      </w:r>
      <w:r w:rsidR="00003739">
        <w:rPr>
          <w:rFonts w:ascii="Times New Roman" w:eastAsia="Times New Roman" w:hAnsi="Times New Roman" w:cs="Times New Roman"/>
          <w:sz w:val="24"/>
          <w:szCs w:val="24"/>
        </w:rPr>
        <w:t xml:space="preserve"> 2014b ; </w:t>
      </w:r>
      <w:proofErr w:type="spellStart"/>
      <w:r w:rsidR="00003739">
        <w:rPr>
          <w:rFonts w:ascii="Times New Roman" w:eastAsia="Times New Roman" w:hAnsi="Times New Roman" w:cs="Times New Roman"/>
          <w:sz w:val="24"/>
          <w:szCs w:val="24"/>
        </w:rPr>
        <w:t>Seriani</w:t>
      </w:r>
      <w:proofErr w:type="spellEnd"/>
      <w:r w:rsidR="00003739">
        <w:rPr>
          <w:rFonts w:ascii="Times New Roman" w:eastAsia="Times New Roman" w:hAnsi="Times New Roman" w:cs="Times New Roman"/>
          <w:sz w:val="24"/>
          <w:szCs w:val="24"/>
        </w:rPr>
        <w:t xml:space="preserve"> et al., 2016b). Cette pression peut être traduite par </w:t>
      </w:r>
      <w:commentRangeStart w:id="6"/>
      <w:r w:rsidR="00003739">
        <w:rPr>
          <w:rFonts w:ascii="Times New Roman" w:eastAsia="Times New Roman" w:hAnsi="Times New Roman" w:cs="Times New Roman"/>
          <w:sz w:val="24"/>
          <w:szCs w:val="24"/>
        </w:rPr>
        <w:t>le niveau de stress</w:t>
      </w:r>
      <w:r w:rsidR="00166567">
        <w:rPr>
          <w:rFonts w:ascii="Times New Roman" w:eastAsia="Times New Roman" w:hAnsi="Times New Roman" w:cs="Times New Roman"/>
          <w:sz w:val="24"/>
          <w:szCs w:val="24"/>
        </w:rPr>
        <w:t xml:space="preserve"> qu’un voyageur peut avoir</w:t>
      </w:r>
      <w:commentRangeEnd w:id="6"/>
      <w:r w:rsidR="00D56EBA">
        <w:rPr>
          <w:rStyle w:val="CommentReference"/>
        </w:rPr>
        <w:commentReference w:id="6"/>
      </w:r>
      <w:r w:rsidR="00003739">
        <w:rPr>
          <w:rFonts w:ascii="Times New Roman" w:eastAsia="Times New Roman" w:hAnsi="Times New Roman" w:cs="Times New Roman"/>
          <w:sz w:val="24"/>
          <w:szCs w:val="24"/>
        </w:rPr>
        <w:t>.</w:t>
      </w:r>
      <w:r w:rsidR="00166567">
        <w:rPr>
          <w:rFonts w:ascii="Times New Roman" w:eastAsia="Times New Roman" w:hAnsi="Times New Roman" w:cs="Times New Roman"/>
          <w:sz w:val="24"/>
          <w:szCs w:val="24"/>
        </w:rPr>
        <w:t xml:space="preserve"> </w:t>
      </w:r>
      <w:commentRangeStart w:id="7"/>
      <w:r w:rsidR="00166567">
        <w:rPr>
          <w:rFonts w:ascii="Times New Roman" w:eastAsia="Times New Roman" w:hAnsi="Times New Roman" w:cs="Times New Roman"/>
          <w:sz w:val="24"/>
          <w:szCs w:val="24"/>
        </w:rPr>
        <w:t xml:space="preserve">Par exemple, lorsqu’un nombre élevé de voyageurs attend pour embarquer, </w:t>
      </w:r>
      <w:r w:rsidR="00D56EBA">
        <w:rPr>
          <w:rFonts w:ascii="Times New Roman" w:eastAsia="Times New Roman" w:hAnsi="Times New Roman" w:cs="Times New Roman"/>
          <w:sz w:val="24"/>
          <w:szCs w:val="24"/>
        </w:rPr>
        <w:t xml:space="preserve">certains </w:t>
      </w:r>
      <w:r>
        <w:rPr>
          <w:rFonts w:ascii="Times New Roman" w:eastAsia="Times New Roman" w:hAnsi="Times New Roman" w:cs="Times New Roman"/>
          <w:sz w:val="24"/>
          <w:szCs w:val="24"/>
        </w:rPr>
        <w:t>seront</w:t>
      </w:r>
      <w:r w:rsidR="00166567">
        <w:rPr>
          <w:rFonts w:ascii="Times New Roman" w:eastAsia="Times New Roman" w:hAnsi="Times New Roman" w:cs="Times New Roman"/>
          <w:sz w:val="24"/>
          <w:szCs w:val="24"/>
        </w:rPr>
        <w:t xml:space="preserve"> moins respectueux entre eux pendant l’embarquemen</w:t>
      </w:r>
      <w:r w:rsidR="00924316">
        <w:rPr>
          <w:rFonts w:ascii="Times New Roman" w:eastAsia="Times New Roman" w:hAnsi="Times New Roman" w:cs="Times New Roman"/>
          <w:sz w:val="24"/>
          <w:szCs w:val="24"/>
        </w:rPr>
        <w:t>t (Heinz ,2003), afin de trouver</w:t>
      </w:r>
      <w:r w:rsidR="00166567">
        <w:rPr>
          <w:rFonts w:ascii="Times New Roman" w:eastAsia="Times New Roman" w:hAnsi="Times New Roman" w:cs="Times New Roman"/>
          <w:sz w:val="24"/>
          <w:szCs w:val="24"/>
        </w:rPr>
        <w:t xml:space="preserve"> un siège (</w:t>
      </w:r>
      <w:r w:rsidR="00166567" w:rsidRPr="00166567">
        <w:rPr>
          <w:rFonts w:ascii="Times New Roman" w:eastAsia="Times New Roman" w:hAnsi="Times New Roman" w:cs="Times New Roman"/>
          <w:sz w:val="24"/>
          <w:szCs w:val="24"/>
        </w:rPr>
        <w:t>Hirsch &amp; Thompson, 2014</w:t>
      </w:r>
      <w:r w:rsidR="00166567">
        <w:rPr>
          <w:rFonts w:ascii="Times New Roman" w:eastAsia="Times New Roman" w:hAnsi="Times New Roman" w:cs="Times New Roman"/>
          <w:sz w:val="24"/>
          <w:szCs w:val="24"/>
        </w:rPr>
        <w:t>).</w:t>
      </w:r>
      <w:r w:rsidR="00003739">
        <w:rPr>
          <w:rFonts w:ascii="Times New Roman" w:eastAsia="Times New Roman" w:hAnsi="Times New Roman" w:cs="Times New Roman"/>
          <w:sz w:val="24"/>
          <w:szCs w:val="24"/>
        </w:rPr>
        <w:t xml:space="preserve"> </w:t>
      </w:r>
      <w:commentRangeEnd w:id="7"/>
      <w:r w:rsidR="00D56EBA">
        <w:rPr>
          <w:rStyle w:val="CommentReference"/>
        </w:rPr>
        <w:commentReference w:id="7"/>
      </w:r>
      <w:r w:rsidR="004468A6">
        <w:rPr>
          <w:rFonts w:ascii="Times New Roman" w:eastAsia="Times New Roman" w:hAnsi="Times New Roman" w:cs="Times New Roman"/>
          <w:sz w:val="24"/>
          <w:szCs w:val="24"/>
        </w:rPr>
        <w:t xml:space="preserve">De plus, la position d’attente des </w:t>
      </w:r>
      <w:r w:rsidR="004468A6" w:rsidRPr="00572F3F">
        <w:rPr>
          <w:rFonts w:ascii="Times New Roman" w:eastAsia="Times New Roman" w:hAnsi="Times New Roman" w:cs="Times New Roman"/>
          <w:sz w:val="24"/>
          <w:szCs w:val="24"/>
        </w:rPr>
        <w:t>voyageurs sur la plateforme d’embarquement devant certaines portes serait influencée par la station d’origine et de destination (</w:t>
      </w:r>
      <w:r w:rsidR="004468A6" w:rsidRPr="00572F3F">
        <w:rPr>
          <w:rFonts w:ascii="Times New Roman" w:hAnsi="Times New Roman" w:cs="Times New Roman"/>
          <w:sz w:val="24"/>
          <w:szCs w:val="24"/>
        </w:rPr>
        <w:t xml:space="preserve">Fang, </w:t>
      </w:r>
      <w:proofErr w:type="spellStart"/>
      <w:r w:rsidR="004468A6" w:rsidRPr="00572F3F">
        <w:rPr>
          <w:rFonts w:ascii="Times New Roman" w:hAnsi="Times New Roman" w:cs="Times New Roman"/>
          <w:sz w:val="24"/>
          <w:szCs w:val="24"/>
        </w:rPr>
        <w:t>Fujiyama</w:t>
      </w:r>
      <w:proofErr w:type="spellEnd"/>
      <w:r w:rsidR="004468A6" w:rsidRPr="00572F3F">
        <w:rPr>
          <w:rFonts w:ascii="Times New Roman" w:hAnsi="Times New Roman" w:cs="Times New Roman"/>
          <w:sz w:val="24"/>
          <w:szCs w:val="24"/>
        </w:rPr>
        <w:t xml:space="preserve">, &amp; Wong, </w:t>
      </w:r>
      <w:r w:rsidR="004468A6" w:rsidRPr="00572F3F">
        <w:rPr>
          <w:rStyle w:val="ref-lnk"/>
          <w:rFonts w:ascii="Times New Roman" w:hAnsi="Times New Roman" w:cs="Times New Roman"/>
          <w:sz w:val="24"/>
          <w:szCs w:val="24"/>
        </w:rPr>
        <w:t>2019)</w:t>
      </w:r>
      <w:r w:rsidR="00085FB6" w:rsidRPr="00572F3F">
        <w:rPr>
          <w:rStyle w:val="ref-lnk"/>
          <w:rFonts w:ascii="Times New Roman" w:hAnsi="Times New Roman" w:cs="Times New Roman"/>
          <w:sz w:val="24"/>
          <w:szCs w:val="24"/>
        </w:rPr>
        <w:t xml:space="preserve">. Par exemple, </w:t>
      </w:r>
      <w:r w:rsidR="00E72ADD">
        <w:rPr>
          <w:rStyle w:val="ref-lnk"/>
          <w:rFonts w:ascii="Times New Roman" w:hAnsi="Times New Roman" w:cs="Times New Roman"/>
          <w:sz w:val="24"/>
          <w:szCs w:val="24"/>
        </w:rPr>
        <w:t>ces auteurs</w:t>
      </w:r>
      <w:r w:rsidR="00085FB6" w:rsidRPr="00572F3F">
        <w:rPr>
          <w:rStyle w:val="ref-lnk"/>
          <w:rFonts w:ascii="Times New Roman" w:hAnsi="Times New Roman" w:cs="Times New Roman"/>
          <w:sz w:val="24"/>
          <w:szCs w:val="24"/>
        </w:rPr>
        <w:t xml:space="preserve"> observ</w:t>
      </w:r>
      <w:r w:rsidR="00E72ADD">
        <w:rPr>
          <w:rStyle w:val="ref-lnk"/>
          <w:rFonts w:ascii="Times New Roman" w:hAnsi="Times New Roman" w:cs="Times New Roman"/>
          <w:sz w:val="24"/>
          <w:szCs w:val="24"/>
        </w:rPr>
        <w:t xml:space="preserve">ent </w:t>
      </w:r>
      <w:r w:rsidR="00085FB6" w:rsidRPr="00572F3F">
        <w:rPr>
          <w:rStyle w:val="ref-lnk"/>
          <w:rFonts w:ascii="Times New Roman" w:hAnsi="Times New Roman" w:cs="Times New Roman"/>
          <w:sz w:val="24"/>
          <w:szCs w:val="24"/>
        </w:rPr>
        <w:t xml:space="preserve">que les voyageurs </w:t>
      </w:r>
      <w:r w:rsidR="00E72ADD">
        <w:rPr>
          <w:rStyle w:val="ref-lnk"/>
          <w:rFonts w:ascii="Times New Roman" w:hAnsi="Times New Roman" w:cs="Times New Roman"/>
          <w:sz w:val="24"/>
          <w:szCs w:val="24"/>
        </w:rPr>
        <w:t>ont</w:t>
      </w:r>
      <w:r w:rsidR="00085FB6" w:rsidRPr="00572F3F">
        <w:rPr>
          <w:rStyle w:val="ref-lnk"/>
          <w:rFonts w:ascii="Times New Roman" w:hAnsi="Times New Roman" w:cs="Times New Roman"/>
          <w:sz w:val="24"/>
          <w:szCs w:val="24"/>
        </w:rPr>
        <w:t xml:space="preserve"> tendances à attendre près des portes qui seront placées près des sorties </w:t>
      </w:r>
      <w:r w:rsidR="00E72ADD">
        <w:rPr>
          <w:rStyle w:val="ref-lnk"/>
          <w:rFonts w:ascii="Times New Roman" w:hAnsi="Times New Roman" w:cs="Times New Roman"/>
          <w:sz w:val="24"/>
          <w:szCs w:val="24"/>
        </w:rPr>
        <w:t>de leur</w:t>
      </w:r>
      <w:r w:rsidR="00085FB6" w:rsidRPr="00572F3F">
        <w:rPr>
          <w:rStyle w:val="ref-lnk"/>
          <w:rFonts w:ascii="Times New Roman" w:hAnsi="Times New Roman" w:cs="Times New Roman"/>
          <w:sz w:val="24"/>
          <w:szCs w:val="24"/>
        </w:rPr>
        <w:t xml:space="preserve"> stations de destination.</w:t>
      </w:r>
      <w:r w:rsidR="002216F2" w:rsidRPr="00572F3F">
        <w:rPr>
          <w:rStyle w:val="ref-lnk"/>
          <w:rFonts w:ascii="Times New Roman" w:hAnsi="Times New Roman" w:cs="Times New Roman"/>
          <w:sz w:val="24"/>
          <w:szCs w:val="24"/>
        </w:rPr>
        <w:t xml:space="preserve"> </w:t>
      </w:r>
      <w:r w:rsidR="00D8073B" w:rsidRPr="00572F3F">
        <w:rPr>
          <w:rFonts w:ascii="Times New Roman" w:eastAsia="Times New Roman" w:hAnsi="Times New Roman" w:cs="Times New Roman"/>
          <w:sz w:val="24"/>
          <w:szCs w:val="24"/>
        </w:rPr>
        <w:t xml:space="preserve">Toutefois, ces études se concentrent essentiellement à énumérer les conséquences de ces comportements, et non </w:t>
      </w:r>
      <w:r w:rsidR="00E72ADD">
        <w:rPr>
          <w:rFonts w:ascii="Times New Roman" w:eastAsia="Times New Roman" w:hAnsi="Times New Roman" w:cs="Times New Roman"/>
          <w:sz w:val="24"/>
          <w:szCs w:val="24"/>
        </w:rPr>
        <w:t>sur les facteurs internes ou externes</w:t>
      </w:r>
      <w:r w:rsidR="002216F2" w:rsidRPr="00572F3F">
        <w:rPr>
          <w:rFonts w:ascii="Times New Roman" w:eastAsia="Times New Roman" w:hAnsi="Times New Roman" w:cs="Times New Roman"/>
          <w:sz w:val="24"/>
          <w:szCs w:val="24"/>
        </w:rPr>
        <w:t xml:space="preserve"> </w:t>
      </w:r>
      <w:r w:rsidR="00E72ADD">
        <w:rPr>
          <w:rFonts w:ascii="Times New Roman" w:eastAsia="Times New Roman" w:hAnsi="Times New Roman" w:cs="Times New Roman"/>
          <w:sz w:val="24"/>
          <w:szCs w:val="24"/>
        </w:rPr>
        <w:t>associés ainsi qu’aux processus</w:t>
      </w:r>
      <w:r w:rsidR="00924316">
        <w:rPr>
          <w:rFonts w:ascii="Times New Roman" w:eastAsia="Times New Roman" w:hAnsi="Times New Roman" w:cs="Times New Roman"/>
          <w:sz w:val="24"/>
          <w:szCs w:val="24"/>
        </w:rPr>
        <w:t xml:space="preserve"> </w:t>
      </w:r>
      <w:r w:rsidR="00E72ADD">
        <w:rPr>
          <w:rFonts w:ascii="Times New Roman" w:eastAsia="Times New Roman" w:hAnsi="Times New Roman" w:cs="Times New Roman"/>
          <w:sz w:val="24"/>
          <w:szCs w:val="24"/>
        </w:rPr>
        <w:t>impliqués dans l’</w:t>
      </w:r>
      <w:commentRangeStart w:id="8"/>
      <w:commentRangeStart w:id="9"/>
      <w:r w:rsidR="002216F2" w:rsidRPr="00572F3F">
        <w:rPr>
          <w:rFonts w:ascii="Times New Roman" w:eastAsia="Times New Roman" w:hAnsi="Times New Roman" w:cs="Times New Roman"/>
          <w:sz w:val="24"/>
          <w:szCs w:val="24"/>
        </w:rPr>
        <w:t>émerg</w:t>
      </w:r>
      <w:commentRangeEnd w:id="8"/>
      <w:commentRangeEnd w:id="9"/>
      <w:r w:rsidR="00E72ADD">
        <w:rPr>
          <w:rFonts w:ascii="Times New Roman" w:eastAsia="Times New Roman" w:hAnsi="Times New Roman" w:cs="Times New Roman"/>
          <w:sz w:val="24"/>
          <w:szCs w:val="24"/>
        </w:rPr>
        <w:t>ence de ces comportements</w:t>
      </w:r>
      <w:r w:rsidR="001600C5">
        <w:rPr>
          <w:rStyle w:val="CommentReference"/>
        </w:rPr>
        <w:commentReference w:id="8"/>
      </w:r>
      <w:r w:rsidR="00B30695">
        <w:rPr>
          <w:rStyle w:val="CommentReference"/>
        </w:rPr>
        <w:commentReference w:id="9"/>
      </w:r>
      <w:r w:rsidR="00D8073B" w:rsidRPr="00572F3F">
        <w:rPr>
          <w:rFonts w:ascii="Times New Roman" w:eastAsia="Times New Roman" w:hAnsi="Times New Roman" w:cs="Times New Roman"/>
          <w:sz w:val="24"/>
          <w:szCs w:val="24"/>
        </w:rPr>
        <w:t xml:space="preserve">. </w:t>
      </w:r>
    </w:p>
    <w:p w14:paraId="4A62D5F8" w14:textId="0C4993C7" w:rsidR="00985258" w:rsidRPr="00E72ADD" w:rsidDel="00985258" w:rsidRDefault="00BA627A" w:rsidP="00BA627A">
      <w:pPr>
        <w:jc w:val="both"/>
        <w:rPr>
          <w:del w:id="10" w:author="Lucia Bosone" w:date="2021-04-22T22:05:00Z"/>
          <w:rFonts w:ascii="Times New Roman" w:hAnsi="Times New Roman" w:cs="Times New Roman"/>
          <w:sz w:val="24"/>
          <w:szCs w:val="24"/>
        </w:rPr>
      </w:pPr>
      <w:ins w:id="11" w:author="Lucia Bosone" w:date="2021-04-22T22:16:00Z">
        <w:r>
          <w:rPr>
            <w:rFonts w:ascii="Times New Roman" w:eastAsia="Times New Roman" w:hAnsi="Times New Roman" w:cs="Times New Roman"/>
            <w:b/>
            <w:bCs/>
            <w:i/>
            <w:iCs/>
            <w:sz w:val="24"/>
            <w:szCs w:val="24"/>
          </w:rPr>
          <w:t xml:space="preserve">Les déterminants intra-personnels des comportements délibérés </w:t>
        </w:r>
      </w:ins>
      <w:ins w:id="12" w:author="Lucia Bosone" w:date="2021-04-22T22:04:00Z">
        <w:r w:rsidR="00985258">
          <w:rPr>
            <w:rFonts w:ascii="Times New Roman" w:eastAsia="Times New Roman" w:hAnsi="Times New Roman" w:cs="Times New Roman"/>
            <w:sz w:val="24"/>
            <w:szCs w:val="24"/>
          </w:rPr>
          <w:t>Dans le domaine de recherche analysant la m</w:t>
        </w:r>
      </w:ins>
      <w:ins w:id="13" w:author="Lucia Bosone" w:date="2021-04-22T22:05:00Z">
        <w:r w:rsidR="00985258">
          <w:rPr>
            <w:rFonts w:ascii="Times New Roman" w:eastAsia="Times New Roman" w:hAnsi="Times New Roman" w:cs="Times New Roman"/>
            <w:sz w:val="24"/>
            <w:szCs w:val="24"/>
          </w:rPr>
          <w:t xml:space="preserve">anière dont les individus prennent des décisions, le </w:t>
        </w:r>
      </w:ins>
    </w:p>
    <w:p w14:paraId="58A6B3D7" w14:textId="66197F7D" w:rsidR="003F46DA" w:rsidRPr="00572F3F" w:rsidRDefault="006A264B" w:rsidP="00985258">
      <w:pPr>
        <w:jc w:val="both"/>
        <w:rPr>
          <w:rFonts w:ascii="Times New Roman" w:eastAsia="Times New Roman" w:hAnsi="Times New Roman" w:cs="Times New Roman"/>
          <w:sz w:val="24"/>
          <w:szCs w:val="24"/>
        </w:rPr>
        <w:pPrChange w:id="14" w:author="Lucia Bosone" w:date="2021-04-22T22:05:00Z">
          <w:pPr>
            <w:jc w:val="both"/>
          </w:pPr>
        </w:pPrChange>
      </w:pPr>
      <w:del w:id="15" w:author="Lucia Bosone" w:date="2021-04-22T22:05:00Z">
        <w:r w:rsidRPr="00572F3F" w:rsidDel="00985258">
          <w:rPr>
            <w:rFonts w:ascii="Times New Roman" w:eastAsia="Times New Roman" w:hAnsi="Times New Roman" w:cs="Times New Roman"/>
            <w:b/>
            <w:i/>
            <w:sz w:val="24"/>
            <w:szCs w:val="24"/>
          </w:rPr>
          <w:delText xml:space="preserve">Emergence des comportements </w:delText>
        </w:r>
        <w:r w:rsidR="00572F3F" w:rsidRPr="00572F3F" w:rsidDel="00985258">
          <w:rPr>
            <w:rFonts w:ascii="Times New Roman" w:eastAsia="Times New Roman" w:hAnsi="Times New Roman" w:cs="Times New Roman"/>
            <w:b/>
            <w:i/>
            <w:sz w:val="24"/>
            <w:szCs w:val="24"/>
          </w:rPr>
          <w:delText>–</w:delText>
        </w:r>
        <w:r w:rsidR="00572F3F" w:rsidRPr="00572F3F" w:rsidDel="00985258">
          <w:rPr>
            <w:rFonts w:ascii="Times New Roman" w:eastAsia="Times New Roman" w:hAnsi="Times New Roman" w:cs="Times New Roman"/>
            <w:sz w:val="24"/>
            <w:szCs w:val="24"/>
          </w:rPr>
          <w:delText xml:space="preserve"> </w:delText>
        </w:r>
        <w:r w:rsidR="00D8073B" w:rsidRPr="00572F3F" w:rsidDel="00985258">
          <w:rPr>
            <w:rFonts w:ascii="Times New Roman" w:eastAsia="Times New Roman" w:hAnsi="Times New Roman" w:cs="Times New Roman"/>
            <w:sz w:val="24"/>
            <w:szCs w:val="24"/>
          </w:rPr>
          <w:delText>Le but ici es</w:delText>
        </w:r>
        <w:r w:rsidR="00BE22E0" w:rsidRPr="00572F3F" w:rsidDel="00985258">
          <w:rPr>
            <w:rFonts w:ascii="Times New Roman" w:eastAsia="Times New Roman" w:hAnsi="Times New Roman" w:cs="Times New Roman"/>
            <w:sz w:val="24"/>
            <w:szCs w:val="24"/>
          </w:rPr>
          <w:delText>t de comprendre l’émergence des</w:delText>
        </w:r>
        <w:r w:rsidR="00D8073B" w:rsidRPr="00572F3F" w:rsidDel="00985258">
          <w:rPr>
            <w:rFonts w:ascii="Times New Roman" w:eastAsia="Times New Roman" w:hAnsi="Times New Roman" w:cs="Times New Roman"/>
            <w:sz w:val="24"/>
            <w:szCs w:val="24"/>
          </w:rPr>
          <w:delText xml:space="preserve"> comportement</w:delText>
        </w:r>
        <w:r w:rsidR="00BE22E0" w:rsidRPr="00572F3F" w:rsidDel="00985258">
          <w:rPr>
            <w:rFonts w:ascii="Times New Roman" w:eastAsia="Times New Roman" w:hAnsi="Times New Roman" w:cs="Times New Roman"/>
            <w:sz w:val="24"/>
            <w:szCs w:val="24"/>
          </w:rPr>
          <w:delText>s des voyageurs,</w:delText>
        </w:r>
        <w:r w:rsidR="00451AF6" w:rsidRPr="00572F3F" w:rsidDel="00985258">
          <w:rPr>
            <w:rFonts w:ascii="Times New Roman" w:eastAsia="Times New Roman" w:hAnsi="Times New Roman" w:cs="Times New Roman"/>
            <w:sz w:val="24"/>
            <w:szCs w:val="24"/>
          </w:rPr>
          <w:delText xml:space="preserve"> c’est-à-dire les facteurs qui influencent </w:delText>
        </w:r>
        <w:commentRangeStart w:id="16"/>
        <w:r w:rsidR="00451AF6" w:rsidRPr="00572F3F" w:rsidDel="00985258">
          <w:rPr>
            <w:rFonts w:ascii="Times New Roman" w:eastAsia="Times New Roman" w:hAnsi="Times New Roman" w:cs="Times New Roman"/>
            <w:sz w:val="24"/>
            <w:szCs w:val="24"/>
          </w:rPr>
          <w:delText>la prise de décision</w:delText>
        </w:r>
        <w:commentRangeEnd w:id="16"/>
        <w:r w:rsidR="00E72ADD" w:rsidDel="00985258">
          <w:rPr>
            <w:rStyle w:val="CommentReference"/>
          </w:rPr>
          <w:commentReference w:id="16"/>
        </w:r>
        <w:r w:rsidR="00451AF6" w:rsidRPr="00572F3F" w:rsidDel="00985258">
          <w:rPr>
            <w:rFonts w:ascii="Times New Roman" w:eastAsia="Times New Roman" w:hAnsi="Times New Roman" w:cs="Times New Roman"/>
            <w:sz w:val="24"/>
            <w:szCs w:val="24"/>
          </w:rPr>
          <w:delText>,</w:delText>
        </w:r>
        <w:r w:rsidR="00D8073B" w:rsidRPr="00572F3F" w:rsidDel="00985258">
          <w:rPr>
            <w:rFonts w:ascii="Times New Roman" w:eastAsia="Times New Roman" w:hAnsi="Times New Roman" w:cs="Times New Roman"/>
            <w:sz w:val="24"/>
            <w:szCs w:val="24"/>
          </w:rPr>
          <w:delText xml:space="preserve"> afin de pouvoir avoir une influence sur celui-ci.</w:delText>
        </w:r>
        <w:r w:rsidR="00D93D9E" w:rsidRPr="00572F3F" w:rsidDel="00985258">
          <w:rPr>
            <w:rFonts w:ascii="Times New Roman" w:eastAsia="Times New Roman" w:hAnsi="Times New Roman" w:cs="Times New Roman"/>
            <w:sz w:val="24"/>
            <w:szCs w:val="24"/>
          </w:rPr>
          <w:delText xml:space="preserve"> La prise de décision peut être influencé</w:delText>
        </w:r>
        <w:r w:rsidR="00924316" w:rsidDel="00985258">
          <w:rPr>
            <w:rFonts w:ascii="Times New Roman" w:eastAsia="Times New Roman" w:hAnsi="Times New Roman" w:cs="Times New Roman"/>
            <w:sz w:val="24"/>
            <w:szCs w:val="24"/>
          </w:rPr>
          <w:delText>e</w:delText>
        </w:r>
        <w:r w:rsidR="00D93D9E" w:rsidRPr="00572F3F" w:rsidDel="00985258">
          <w:rPr>
            <w:rFonts w:ascii="Times New Roman" w:eastAsia="Times New Roman" w:hAnsi="Times New Roman" w:cs="Times New Roman"/>
            <w:sz w:val="24"/>
            <w:szCs w:val="24"/>
          </w:rPr>
          <w:delText xml:space="preserve"> </w:delText>
        </w:r>
        <w:r w:rsidR="001831A3" w:rsidRPr="00572F3F" w:rsidDel="00985258">
          <w:rPr>
            <w:rFonts w:ascii="Times New Roman" w:eastAsia="Times New Roman" w:hAnsi="Times New Roman" w:cs="Times New Roman"/>
            <w:sz w:val="24"/>
            <w:szCs w:val="24"/>
          </w:rPr>
          <w:delText xml:space="preserve">par les facteurs </w:delText>
        </w:r>
        <w:r w:rsidR="00D93D9E" w:rsidRPr="00572F3F" w:rsidDel="00985258">
          <w:rPr>
            <w:rFonts w:ascii="Times New Roman" w:eastAsia="Times New Roman" w:hAnsi="Times New Roman" w:cs="Times New Roman"/>
            <w:sz w:val="24"/>
            <w:szCs w:val="24"/>
          </w:rPr>
          <w:delText xml:space="preserve">individuels (ex : attitude ou habitude) et </w:delText>
        </w:r>
        <w:r w:rsidR="001831A3" w:rsidRPr="00572F3F" w:rsidDel="00985258">
          <w:rPr>
            <w:rFonts w:ascii="Times New Roman" w:eastAsia="Times New Roman" w:hAnsi="Times New Roman" w:cs="Times New Roman"/>
            <w:sz w:val="24"/>
            <w:szCs w:val="24"/>
          </w:rPr>
          <w:delText>contextuels (but du trajet, moment de</w:delText>
        </w:r>
        <w:r w:rsidR="001831A3" w:rsidDel="00985258">
          <w:rPr>
            <w:rFonts w:ascii="Times New Roman" w:eastAsia="Times New Roman" w:hAnsi="Times New Roman" w:cs="Times New Roman"/>
            <w:sz w:val="24"/>
            <w:szCs w:val="24"/>
          </w:rPr>
          <w:delText xml:space="preserve"> la journée</w:delText>
        </w:r>
        <w:r w:rsidR="00D93D9E" w:rsidDel="00985258">
          <w:rPr>
            <w:rFonts w:ascii="Times New Roman" w:eastAsia="Times New Roman" w:hAnsi="Times New Roman" w:cs="Times New Roman"/>
            <w:sz w:val="24"/>
            <w:szCs w:val="24"/>
          </w:rPr>
          <w:delText> ; Klöckner &amp; Friedrichsmeir, 2011).</w:delText>
        </w:r>
        <w:r w:rsidR="001831A3" w:rsidDel="00985258">
          <w:rPr>
            <w:rFonts w:ascii="Times New Roman" w:eastAsia="Times New Roman" w:hAnsi="Times New Roman" w:cs="Times New Roman"/>
            <w:sz w:val="24"/>
            <w:szCs w:val="24"/>
          </w:rPr>
          <w:delText xml:space="preserve"> </w:delText>
        </w:r>
        <w:r w:rsidR="00236AD1" w:rsidDel="00985258">
          <w:rPr>
            <w:rFonts w:ascii="Times New Roman" w:eastAsia="Times New Roman" w:hAnsi="Times New Roman" w:cs="Times New Roman"/>
            <w:sz w:val="24"/>
            <w:szCs w:val="24"/>
          </w:rPr>
          <w:delText xml:space="preserve">Dans le </w:delText>
        </w:r>
      </w:del>
      <w:proofErr w:type="gramStart"/>
      <w:r w:rsidR="00236AD1">
        <w:rPr>
          <w:rFonts w:ascii="Times New Roman" w:eastAsia="Times New Roman" w:hAnsi="Times New Roman" w:cs="Times New Roman"/>
          <w:sz w:val="24"/>
          <w:szCs w:val="24"/>
        </w:rPr>
        <w:t>modèle</w:t>
      </w:r>
      <w:proofErr w:type="gramEnd"/>
      <w:r w:rsidR="00236AD1">
        <w:rPr>
          <w:rFonts w:ascii="Times New Roman" w:eastAsia="Times New Roman" w:hAnsi="Times New Roman" w:cs="Times New Roman"/>
          <w:sz w:val="24"/>
          <w:szCs w:val="24"/>
        </w:rPr>
        <w:t xml:space="preserve"> de la</w:t>
      </w:r>
      <w:r w:rsidR="00F6551F">
        <w:rPr>
          <w:rFonts w:ascii="Times New Roman" w:eastAsia="Times New Roman" w:hAnsi="Times New Roman" w:cs="Times New Roman"/>
          <w:sz w:val="24"/>
          <w:szCs w:val="24"/>
        </w:rPr>
        <w:t xml:space="preserve"> théorie du comportement planifié (Ajzen, 1991, 2012)</w:t>
      </w:r>
      <w:del w:id="17" w:author="Lucia Bosone" w:date="2021-04-22T22:05:00Z">
        <w:r w:rsidR="00F6551F" w:rsidDel="00985258">
          <w:rPr>
            <w:rFonts w:ascii="Times New Roman" w:eastAsia="Times New Roman" w:hAnsi="Times New Roman" w:cs="Times New Roman"/>
            <w:sz w:val="24"/>
            <w:szCs w:val="24"/>
          </w:rPr>
          <w:delText>,</w:delText>
        </w:r>
      </w:del>
      <w:r w:rsidR="00F6551F">
        <w:rPr>
          <w:rFonts w:ascii="Times New Roman" w:eastAsia="Times New Roman" w:hAnsi="Times New Roman" w:cs="Times New Roman"/>
          <w:sz w:val="24"/>
          <w:szCs w:val="24"/>
        </w:rPr>
        <w:t xml:space="preserve"> </w:t>
      </w:r>
      <w:r w:rsidR="00236AD1">
        <w:rPr>
          <w:rFonts w:ascii="Times New Roman" w:eastAsia="Times New Roman" w:hAnsi="Times New Roman" w:cs="Times New Roman"/>
          <w:sz w:val="24"/>
          <w:szCs w:val="24"/>
        </w:rPr>
        <w:t xml:space="preserve"> </w:t>
      </w:r>
      <w:commentRangeStart w:id="18"/>
      <w:del w:id="19" w:author="Lucia Bosone" w:date="2021-04-22T22:05:00Z">
        <w:r w:rsidR="00236AD1" w:rsidDel="00985258">
          <w:rPr>
            <w:rFonts w:ascii="Times New Roman" w:eastAsia="Times New Roman" w:hAnsi="Times New Roman" w:cs="Times New Roman"/>
            <w:sz w:val="24"/>
            <w:szCs w:val="24"/>
          </w:rPr>
          <w:delText xml:space="preserve">l’auteur </w:delText>
        </w:r>
      </w:del>
      <w:r w:rsidR="00236AD1">
        <w:rPr>
          <w:rFonts w:ascii="Times New Roman" w:eastAsia="Times New Roman" w:hAnsi="Times New Roman" w:cs="Times New Roman"/>
          <w:sz w:val="24"/>
          <w:szCs w:val="24"/>
        </w:rPr>
        <w:t>postule que les intentions, gui</w:t>
      </w:r>
      <w:r w:rsidR="00F6551F">
        <w:rPr>
          <w:rFonts w:ascii="Times New Roman" w:eastAsia="Times New Roman" w:hAnsi="Times New Roman" w:cs="Times New Roman"/>
          <w:sz w:val="24"/>
          <w:szCs w:val="24"/>
        </w:rPr>
        <w:t>dées par les motivations</w:t>
      </w:r>
      <w:r w:rsidR="00236AD1">
        <w:rPr>
          <w:rFonts w:ascii="Times New Roman" w:eastAsia="Times New Roman" w:hAnsi="Times New Roman" w:cs="Times New Roman"/>
          <w:sz w:val="24"/>
          <w:szCs w:val="24"/>
        </w:rPr>
        <w:t>, sont les déterminants majeurs de la réalisation d’un comportement</w:t>
      </w:r>
      <w:r w:rsidR="00F6551F">
        <w:rPr>
          <w:rFonts w:ascii="Times New Roman" w:eastAsia="Times New Roman" w:hAnsi="Times New Roman" w:cs="Times New Roman"/>
          <w:sz w:val="24"/>
          <w:szCs w:val="24"/>
        </w:rPr>
        <w:t xml:space="preserve">. </w:t>
      </w:r>
      <w:r w:rsidR="00236AD1">
        <w:rPr>
          <w:rFonts w:ascii="Times New Roman" w:eastAsia="Times New Roman" w:hAnsi="Times New Roman" w:cs="Times New Roman"/>
          <w:sz w:val="24"/>
          <w:szCs w:val="24"/>
        </w:rPr>
        <w:t>L’i</w:t>
      </w:r>
      <w:r w:rsidR="00924316">
        <w:rPr>
          <w:rFonts w:ascii="Times New Roman" w:eastAsia="Times New Roman" w:hAnsi="Times New Roman" w:cs="Times New Roman"/>
          <w:sz w:val="24"/>
          <w:szCs w:val="24"/>
        </w:rPr>
        <w:t xml:space="preserve">ntention de réaliser un </w:t>
      </w:r>
      <w:r w:rsidR="00236AD1">
        <w:rPr>
          <w:rFonts w:ascii="Times New Roman" w:eastAsia="Times New Roman" w:hAnsi="Times New Roman" w:cs="Times New Roman"/>
          <w:sz w:val="24"/>
          <w:szCs w:val="24"/>
        </w:rPr>
        <w:t>comportement serait guidée par trois composantes </w:t>
      </w:r>
      <w:r w:rsidR="00566CD5">
        <w:rPr>
          <w:rFonts w:ascii="Times New Roman" w:eastAsia="Times New Roman" w:hAnsi="Times New Roman" w:cs="Times New Roman"/>
          <w:sz w:val="24"/>
          <w:szCs w:val="24"/>
        </w:rPr>
        <w:t>distinct</w:t>
      </w:r>
      <w:r w:rsidR="00924316">
        <w:rPr>
          <w:rFonts w:ascii="Times New Roman" w:eastAsia="Times New Roman" w:hAnsi="Times New Roman" w:cs="Times New Roman"/>
          <w:sz w:val="24"/>
          <w:szCs w:val="24"/>
        </w:rPr>
        <w:t>e</w:t>
      </w:r>
      <w:r w:rsidR="00566CD5">
        <w:rPr>
          <w:rFonts w:ascii="Times New Roman" w:eastAsia="Times New Roman" w:hAnsi="Times New Roman" w:cs="Times New Roman"/>
          <w:sz w:val="24"/>
          <w:szCs w:val="24"/>
        </w:rPr>
        <w:t>s et lié</w:t>
      </w:r>
      <w:r w:rsidR="00924316">
        <w:rPr>
          <w:rFonts w:ascii="Times New Roman" w:eastAsia="Times New Roman" w:hAnsi="Times New Roman" w:cs="Times New Roman"/>
          <w:sz w:val="24"/>
          <w:szCs w:val="24"/>
        </w:rPr>
        <w:t>es entre elles</w:t>
      </w:r>
      <w:r w:rsidR="00236AD1">
        <w:rPr>
          <w:rFonts w:ascii="Times New Roman" w:eastAsia="Times New Roman" w:hAnsi="Times New Roman" w:cs="Times New Roman"/>
          <w:sz w:val="24"/>
          <w:szCs w:val="24"/>
        </w:rPr>
        <w:t>: l’attitude : le fait que la personne ait une bonne ou mauvaise perception</w:t>
      </w:r>
      <w:r w:rsidR="00566CD5">
        <w:rPr>
          <w:rFonts w:ascii="Times New Roman" w:eastAsia="Times New Roman" w:hAnsi="Times New Roman" w:cs="Times New Roman"/>
          <w:sz w:val="24"/>
          <w:szCs w:val="24"/>
        </w:rPr>
        <w:t xml:space="preserve"> du comportement</w:t>
      </w:r>
      <w:r w:rsidR="00236AD1">
        <w:rPr>
          <w:rFonts w:ascii="Times New Roman" w:eastAsia="Times New Roman" w:hAnsi="Times New Roman" w:cs="Times New Roman"/>
          <w:sz w:val="24"/>
          <w:szCs w:val="24"/>
        </w:rPr>
        <w:t>; la norme subjective</w:t>
      </w:r>
      <w:r w:rsidR="00566CD5">
        <w:rPr>
          <w:rFonts w:ascii="Times New Roman" w:eastAsia="Times New Roman" w:hAnsi="Times New Roman" w:cs="Times New Roman"/>
          <w:sz w:val="24"/>
          <w:szCs w:val="24"/>
        </w:rPr>
        <w:t> : le fait que le comportement soit bien perçu ou non dans la société ou le groupe social</w:t>
      </w:r>
      <w:r w:rsidR="00236AD1">
        <w:rPr>
          <w:rFonts w:ascii="Times New Roman" w:eastAsia="Times New Roman" w:hAnsi="Times New Roman" w:cs="Times New Roman"/>
          <w:sz w:val="24"/>
          <w:szCs w:val="24"/>
        </w:rPr>
        <w:t> ;</w:t>
      </w:r>
      <w:r w:rsidR="00236AD1" w:rsidRPr="00236AD1">
        <w:rPr>
          <w:rFonts w:ascii="Times New Roman" w:eastAsia="Times New Roman" w:hAnsi="Times New Roman" w:cs="Times New Roman"/>
          <w:sz w:val="24"/>
          <w:szCs w:val="24"/>
        </w:rPr>
        <w:t xml:space="preserve"> </w:t>
      </w:r>
      <w:r w:rsidR="00236AD1">
        <w:rPr>
          <w:rFonts w:ascii="Times New Roman" w:eastAsia="Times New Roman" w:hAnsi="Times New Roman" w:cs="Times New Roman"/>
          <w:sz w:val="24"/>
          <w:szCs w:val="24"/>
        </w:rPr>
        <w:t>le contrôle perçu comportemental</w:t>
      </w:r>
      <w:r w:rsidR="00566CD5">
        <w:rPr>
          <w:rFonts w:ascii="Times New Roman" w:eastAsia="Times New Roman" w:hAnsi="Times New Roman" w:cs="Times New Roman"/>
          <w:sz w:val="24"/>
          <w:szCs w:val="24"/>
        </w:rPr>
        <w:t> : le fait que la personne trouve facile ou non de réaliser le comportement</w:t>
      </w:r>
      <w:r w:rsidR="00236AD1">
        <w:rPr>
          <w:rFonts w:ascii="Times New Roman" w:eastAsia="Times New Roman" w:hAnsi="Times New Roman" w:cs="Times New Roman"/>
          <w:sz w:val="24"/>
          <w:szCs w:val="24"/>
        </w:rPr>
        <w:t>.</w:t>
      </w:r>
      <w:r w:rsidR="00566CD5">
        <w:rPr>
          <w:rFonts w:ascii="Times New Roman" w:eastAsia="Times New Roman" w:hAnsi="Times New Roman" w:cs="Times New Roman"/>
          <w:sz w:val="24"/>
          <w:szCs w:val="24"/>
        </w:rPr>
        <w:t xml:space="preserve"> De plus, le contrôle perçu peut avoir une influence directe sur le comportement.</w:t>
      </w:r>
      <w:r w:rsidR="00CE7D60">
        <w:rPr>
          <w:rFonts w:ascii="Times New Roman" w:eastAsia="Times New Roman" w:hAnsi="Times New Roman" w:cs="Times New Roman"/>
          <w:sz w:val="24"/>
          <w:szCs w:val="24"/>
        </w:rPr>
        <w:t xml:space="preserve"> </w:t>
      </w:r>
      <w:r w:rsidR="007537C2">
        <w:rPr>
          <w:rFonts w:ascii="Times New Roman" w:eastAsia="Times New Roman" w:hAnsi="Times New Roman" w:cs="Times New Roman"/>
          <w:sz w:val="24"/>
          <w:szCs w:val="24"/>
        </w:rPr>
        <w:t xml:space="preserve">Ce modèle est souvent utilisé dans de nombreux domaines, comme par exemple pour l’éducation, la santé publique </w:t>
      </w:r>
      <w:r w:rsidR="005A2087">
        <w:rPr>
          <w:rFonts w:ascii="Times New Roman" w:eastAsia="Times New Roman" w:hAnsi="Times New Roman" w:cs="Times New Roman"/>
          <w:sz w:val="24"/>
          <w:szCs w:val="24"/>
        </w:rPr>
        <w:t>ou</w:t>
      </w:r>
      <w:r w:rsidR="007537C2">
        <w:rPr>
          <w:rFonts w:ascii="Times New Roman" w:eastAsia="Times New Roman" w:hAnsi="Times New Roman" w:cs="Times New Roman"/>
          <w:sz w:val="24"/>
          <w:szCs w:val="24"/>
        </w:rPr>
        <w:t xml:space="preserve"> la prévention anti-tabac. Ici, l</w:t>
      </w:r>
      <w:r w:rsidR="00CE7D60">
        <w:rPr>
          <w:rFonts w:ascii="Times New Roman" w:eastAsia="Times New Roman" w:hAnsi="Times New Roman" w:cs="Times New Roman"/>
          <w:sz w:val="24"/>
          <w:szCs w:val="24"/>
        </w:rPr>
        <w:t>’</w:t>
      </w:r>
      <w:r w:rsidR="007708EF">
        <w:rPr>
          <w:rFonts w:ascii="Times New Roman" w:eastAsia="Times New Roman" w:hAnsi="Times New Roman" w:cs="Times New Roman"/>
          <w:sz w:val="24"/>
          <w:szCs w:val="24"/>
        </w:rPr>
        <w:t>utilité de ce modèle serait d’analyser les antécédents de</w:t>
      </w:r>
      <w:r w:rsidR="007537C2">
        <w:rPr>
          <w:rFonts w:ascii="Times New Roman" w:eastAsia="Times New Roman" w:hAnsi="Times New Roman" w:cs="Times New Roman"/>
          <w:sz w:val="24"/>
          <w:szCs w:val="24"/>
        </w:rPr>
        <w:t xml:space="preserve"> </w:t>
      </w:r>
      <w:r w:rsidR="007708EF">
        <w:rPr>
          <w:rFonts w:ascii="Times New Roman" w:eastAsia="Times New Roman" w:hAnsi="Times New Roman" w:cs="Times New Roman"/>
          <w:sz w:val="24"/>
          <w:szCs w:val="24"/>
        </w:rPr>
        <w:t>l’</w:t>
      </w:r>
      <w:r w:rsidR="007537C2">
        <w:rPr>
          <w:rFonts w:ascii="Times New Roman" w:eastAsia="Times New Roman" w:hAnsi="Times New Roman" w:cs="Times New Roman"/>
          <w:sz w:val="24"/>
          <w:szCs w:val="24"/>
        </w:rPr>
        <w:t>intention</w:t>
      </w:r>
      <w:r w:rsidR="007708EF">
        <w:rPr>
          <w:rFonts w:ascii="Times New Roman" w:eastAsia="Times New Roman" w:hAnsi="Times New Roman" w:cs="Times New Roman"/>
          <w:sz w:val="24"/>
          <w:szCs w:val="24"/>
        </w:rPr>
        <w:t xml:space="preserve"> (attitudes, normes subjectives, contrôle perçu)</w:t>
      </w:r>
      <w:r w:rsidR="007537C2">
        <w:rPr>
          <w:rFonts w:ascii="Times New Roman" w:eastAsia="Times New Roman" w:hAnsi="Times New Roman" w:cs="Times New Roman"/>
          <w:sz w:val="24"/>
          <w:szCs w:val="24"/>
        </w:rPr>
        <w:t xml:space="preserve"> des </w:t>
      </w:r>
      <w:r w:rsidR="007537C2" w:rsidRPr="00572F3F">
        <w:rPr>
          <w:rFonts w:ascii="Times New Roman" w:eastAsia="Times New Roman" w:hAnsi="Times New Roman" w:cs="Times New Roman"/>
          <w:sz w:val="24"/>
          <w:szCs w:val="24"/>
        </w:rPr>
        <w:t>comportements, afin d</w:t>
      </w:r>
      <w:r w:rsidR="007708EF" w:rsidRPr="00572F3F">
        <w:rPr>
          <w:rFonts w:ascii="Times New Roman" w:eastAsia="Times New Roman" w:hAnsi="Times New Roman" w:cs="Times New Roman"/>
          <w:sz w:val="24"/>
          <w:szCs w:val="24"/>
        </w:rPr>
        <w:t xml:space="preserve">e pouvoir influencer ces dits </w:t>
      </w:r>
      <w:commentRangeStart w:id="20"/>
      <w:commentRangeStart w:id="21"/>
      <w:r w:rsidR="007708EF" w:rsidRPr="00572F3F">
        <w:rPr>
          <w:rFonts w:ascii="Times New Roman" w:eastAsia="Times New Roman" w:hAnsi="Times New Roman" w:cs="Times New Roman"/>
          <w:sz w:val="24"/>
          <w:szCs w:val="24"/>
        </w:rPr>
        <w:t>comportements</w:t>
      </w:r>
      <w:commentRangeEnd w:id="20"/>
      <w:r w:rsidR="00985258">
        <w:rPr>
          <w:rStyle w:val="CommentReference"/>
        </w:rPr>
        <w:commentReference w:id="20"/>
      </w:r>
      <w:commentRangeEnd w:id="21"/>
      <w:r w:rsidR="00F21D61">
        <w:rPr>
          <w:rStyle w:val="CommentReference"/>
        </w:rPr>
        <w:commentReference w:id="21"/>
      </w:r>
      <w:r w:rsidR="007708EF" w:rsidRPr="00572F3F">
        <w:rPr>
          <w:rFonts w:ascii="Times New Roman" w:eastAsia="Times New Roman" w:hAnsi="Times New Roman" w:cs="Times New Roman"/>
          <w:sz w:val="24"/>
          <w:szCs w:val="24"/>
        </w:rPr>
        <w:t xml:space="preserve">. </w:t>
      </w:r>
      <w:commentRangeEnd w:id="18"/>
      <w:r w:rsidR="00477084">
        <w:rPr>
          <w:rStyle w:val="CommentReference"/>
        </w:rPr>
        <w:commentReference w:id="18"/>
      </w:r>
    </w:p>
    <w:p w14:paraId="0E4E2157" w14:textId="580A9987" w:rsidR="003F46DA" w:rsidRDefault="002A61DA" w:rsidP="00572F3F">
      <w:pPr>
        <w:jc w:val="both"/>
        <w:rPr>
          <w:rFonts w:ascii="Times New Roman" w:eastAsia="Times New Roman" w:hAnsi="Times New Roman" w:cs="Times New Roman"/>
          <w:sz w:val="24"/>
          <w:szCs w:val="24"/>
        </w:rPr>
      </w:pPr>
      <w:r w:rsidRPr="00572F3F">
        <w:rPr>
          <w:rFonts w:ascii="Times New Roman" w:eastAsia="Times New Roman" w:hAnsi="Times New Roman" w:cs="Times New Roman"/>
          <w:b/>
          <w:i/>
          <w:sz w:val="24"/>
          <w:szCs w:val="24"/>
        </w:rPr>
        <w:t>Notion de l’identité sociale</w:t>
      </w:r>
      <w:del w:id="22" w:author="Lucia Bosone" w:date="2021-04-22T22:08:00Z">
        <w:r w:rsidRPr="00572F3F" w:rsidDel="00985258">
          <w:rPr>
            <w:rFonts w:ascii="Times New Roman" w:eastAsia="Times New Roman" w:hAnsi="Times New Roman" w:cs="Times New Roman"/>
            <w:sz w:val="24"/>
            <w:szCs w:val="24"/>
          </w:rPr>
          <w:delText xml:space="preserve"> </w:delText>
        </w:r>
        <w:r w:rsidR="00572F3F" w:rsidRPr="00572F3F" w:rsidDel="00985258">
          <w:rPr>
            <w:rFonts w:ascii="Times New Roman" w:eastAsia="Times New Roman" w:hAnsi="Times New Roman" w:cs="Times New Roman"/>
            <w:sz w:val="24"/>
            <w:szCs w:val="24"/>
          </w:rPr>
          <w:delText>–</w:delText>
        </w:r>
      </w:del>
      <w:ins w:id="23" w:author="Lucia Bosone" w:date="2021-04-22T22:15:00Z">
        <w:r w:rsidR="00BA627A">
          <w:rPr>
            <w:rFonts w:ascii="Times New Roman" w:eastAsia="Times New Roman" w:hAnsi="Times New Roman" w:cs="Times New Roman"/>
            <w:sz w:val="24"/>
            <w:szCs w:val="24"/>
          </w:rPr>
          <w:t xml:space="preserve"> </w:t>
        </w:r>
      </w:ins>
      <w:ins w:id="24" w:author="Lucia Bosone" w:date="2021-04-22T22:08:00Z">
        <w:r w:rsidR="00985258">
          <w:rPr>
            <w:rFonts w:ascii="Times New Roman" w:eastAsia="Times New Roman" w:hAnsi="Times New Roman" w:cs="Times New Roman"/>
            <w:bCs/>
            <w:iCs/>
            <w:sz w:val="24"/>
            <w:szCs w:val="24"/>
          </w:rPr>
          <w:t xml:space="preserve">Un autre élément qui pourrait </w:t>
        </w:r>
      </w:ins>
      <w:ins w:id="25" w:author="Lucia Bosone" w:date="2021-04-22T22:09:00Z">
        <w:r w:rsidR="00985258">
          <w:rPr>
            <w:rFonts w:ascii="Times New Roman" w:eastAsia="Times New Roman" w:hAnsi="Times New Roman" w:cs="Times New Roman"/>
            <w:bCs/>
            <w:iCs/>
            <w:sz w:val="24"/>
            <w:szCs w:val="24"/>
          </w:rPr>
          <w:t>venir déterminer l</w:t>
        </w:r>
      </w:ins>
      <w:del w:id="26" w:author="Lucia Bosone" w:date="2021-04-22T22:09:00Z">
        <w:r w:rsidR="00572F3F" w:rsidDel="00985258">
          <w:rPr>
            <w:rFonts w:ascii="Times New Roman" w:eastAsia="Times New Roman" w:hAnsi="Times New Roman" w:cs="Times New Roman"/>
            <w:sz w:val="24"/>
            <w:szCs w:val="24"/>
          </w:rPr>
          <w:delText xml:space="preserve"> </w:delText>
        </w:r>
        <w:r w:rsidR="005A2087" w:rsidDel="00985258">
          <w:rPr>
            <w:rFonts w:ascii="Times New Roman" w:eastAsia="Times New Roman" w:hAnsi="Times New Roman" w:cs="Times New Roman"/>
            <w:sz w:val="24"/>
            <w:szCs w:val="24"/>
          </w:rPr>
          <w:delText>L</w:delText>
        </w:r>
      </w:del>
      <w:r w:rsidR="005A2087">
        <w:rPr>
          <w:rFonts w:ascii="Times New Roman" w:eastAsia="Times New Roman" w:hAnsi="Times New Roman" w:cs="Times New Roman"/>
          <w:sz w:val="24"/>
          <w:szCs w:val="24"/>
        </w:rPr>
        <w:t>a confrontation entre les voyageurs qui embarquent et ceux qui désembarquent</w:t>
      </w:r>
      <w:ins w:id="27" w:author="Lucia Bosone" w:date="2021-04-22T22:09:00Z">
        <w:r w:rsidR="00985258">
          <w:rPr>
            <w:rFonts w:ascii="Times New Roman" w:eastAsia="Times New Roman" w:hAnsi="Times New Roman" w:cs="Times New Roman"/>
            <w:sz w:val="24"/>
            <w:szCs w:val="24"/>
          </w:rPr>
          <w:t>,</w:t>
        </w:r>
      </w:ins>
      <w:r w:rsidR="005A2087">
        <w:rPr>
          <w:rFonts w:ascii="Times New Roman" w:eastAsia="Times New Roman" w:hAnsi="Times New Roman" w:cs="Times New Roman"/>
          <w:sz w:val="24"/>
          <w:szCs w:val="24"/>
        </w:rPr>
        <w:t xml:space="preserve"> </w:t>
      </w:r>
      <w:ins w:id="28" w:author="Lucia Bosone" w:date="2021-04-22T22:09:00Z">
        <w:r w:rsidR="00985258">
          <w:rPr>
            <w:rFonts w:ascii="Times New Roman" w:eastAsia="Times New Roman" w:hAnsi="Times New Roman" w:cs="Times New Roman"/>
            <w:sz w:val="24"/>
            <w:szCs w:val="24"/>
          </w:rPr>
          <w:t>p</w:t>
        </w:r>
      </w:ins>
      <w:del w:id="29" w:author="Lucia Bosone" w:date="2021-04-22T22:09:00Z">
        <w:r w:rsidR="005A2087" w:rsidDel="00985258">
          <w:rPr>
            <w:rFonts w:ascii="Times New Roman" w:eastAsia="Times New Roman" w:hAnsi="Times New Roman" w:cs="Times New Roman"/>
            <w:sz w:val="24"/>
            <w:szCs w:val="24"/>
          </w:rPr>
          <w:delText xml:space="preserve">provoquerait </w:delText>
        </w:r>
      </w:del>
      <w:ins w:id="30" w:author="Lucia Bosone" w:date="2021-04-22T22:09:00Z">
        <w:r w:rsidR="00985258">
          <w:rPr>
            <w:rFonts w:ascii="Times New Roman" w:eastAsia="Times New Roman" w:hAnsi="Times New Roman" w:cs="Times New Roman"/>
            <w:sz w:val="24"/>
            <w:szCs w:val="24"/>
          </w:rPr>
          <w:t>rovoquant</w:t>
        </w:r>
        <w:r w:rsidR="00985258">
          <w:rPr>
            <w:rFonts w:ascii="Times New Roman" w:eastAsia="Times New Roman" w:hAnsi="Times New Roman" w:cs="Times New Roman"/>
            <w:sz w:val="24"/>
            <w:szCs w:val="24"/>
          </w:rPr>
          <w:t xml:space="preserve"> </w:t>
        </w:r>
      </w:ins>
      <w:r w:rsidR="000A2A21">
        <w:rPr>
          <w:rFonts w:ascii="Times New Roman" w:eastAsia="Times New Roman" w:hAnsi="Times New Roman" w:cs="Times New Roman"/>
          <w:sz w:val="24"/>
          <w:szCs w:val="24"/>
        </w:rPr>
        <w:t>un ralentissement du flux voyageur</w:t>
      </w:r>
      <w:ins w:id="31" w:author="Lucia Bosone" w:date="2021-04-22T22:09:00Z">
        <w:r w:rsidR="00985258">
          <w:rPr>
            <w:rFonts w:ascii="Times New Roman" w:eastAsia="Times New Roman" w:hAnsi="Times New Roman" w:cs="Times New Roman"/>
            <w:sz w:val="24"/>
            <w:szCs w:val="24"/>
          </w:rPr>
          <w:t>, pourrait être leur perception d’appartenance groupale</w:t>
        </w:r>
      </w:ins>
      <w:r w:rsidR="000A2A21">
        <w:rPr>
          <w:rFonts w:ascii="Times New Roman" w:eastAsia="Times New Roman" w:hAnsi="Times New Roman" w:cs="Times New Roman"/>
          <w:sz w:val="24"/>
          <w:szCs w:val="24"/>
        </w:rPr>
        <w:t xml:space="preserve">. </w:t>
      </w:r>
      <w:r w:rsidR="00AD1227">
        <w:rPr>
          <w:rFonts w:ascii="Times New Roman" w:eastAsia="Times New Roman" w:hAnsi="Times New Roman" w:cs="Times New Roman"/>
          <w:sz w:val="24"/>
          <w:szCs w:val="24"/>
        </w:rPr>
        <w:t xml:space="preserve">On peut considérer que les voyageurs présents sur le quai </w:t>
      </w:r>
      <w:r w:rsidR="000A2A21">
        <w:rPr>
          <w:rFonts w:ascii="Times New Roman" w:eastAsia="Times New Roman" w:hAnsi="Times New Roman" w:cs="Times New Roman"/>
          <w:sz w:val="24"/>
          <w:szCs w:val="24"/>
        </w:rPr>
        <w:t>et les passagers à l’intérieur du train ne font pas partie d’un même groupe, et donc ne partagent pas la même identité sociale (Turner et al, 1987)</w:t>
      </w:r>
      <w:r w:rsidR="00AD1227">
        <w:rPr>
          <w:rFonts w:ascii="Times New Roman" w:eastAsia="Times New Roman" w:hAnsi="Times New Roman" w:cs="Times New Roman"/>
          <w:sz w:val="24"/>
          <w:szCs w:val="24"/>
        </w:rPr>
        <w:t>.</w:t>
      </w:r>
      <w:r w:rsidR="000A2A21">
        <w:rPr>
          <w:rFonts w:ascii="Times New Roman" w:eastAsia="Times New Roman" w:hAnsi="Times New Roman" w:cs="Times New Roman"/>
          <w:sz w:val="24"/>
          <w:szCs w:val="24"/>
        </w:rPr>
        <w:t xml:space="preserve"> </w:t>
      </w:r>
      <w:r w:rsidR="00D8073B">
        <w:rPr>
          <w:rFonts w:ascii="Times New Roman" w:eastAsia="Times New Roman" w:hAnsi="Times New Roman" w:cs="Times New Roman"/>
          <w:sz w:val="24"/>
          <w:szCs w:val="24"/>
        </w:rPr>
        <w:t>L’identité sociale est définie comme la partie du concept de soi d’un individu qui résulte de la conscience qu’à cet individu d’appartenir à un groupe social ainsi que la valeur et la signification émotionnelle qu’il attache à cette appartenance. Selon le niveau ressenti d’appartenance à un groupe, différent</w:t>
      </w:r>
      <w:r w:rsidR="00465397">
        <w:rPr>
          <w:rFonts w:ascii="Times New Roman" w:eastAsia="Times New Roman" w:hAnsi="Times New Roman" w:cs="Times New Roman"/>
          <w:sz w:val="24"/>
          <w:szCs w:val="24"/>
        </w:rPr>
        <w:t>s</w:t>
      </w:r>
      <w:r w:rsidR="00D8073B">
        <w:rPr>
          <w:rFonts w:ascii="Times New Roman" w:eastAsia="Times New Roman" w:hAnsi="Times New Roman" w:cs="Times New Roman"/>
          <w:sz w:val="24"/>
          <w:szCs w:val="24"/>
        </w:rPr>
        <w:t xml:space="preserve"> éléments peuvent émerge</w:t>
      </w:r>
      <w:r w:rsidR="004C2BBC">
        <w:rPr>
          <w:rFonts w:ascii="Times New Roman" w:eastAsia="Times New Roman" w:hAnsi="Times New Roman" w:cs="Times New Roman"/>
          <w:sz w:val="24"/>
          <w:szCs w:val="24"/>
        </w:rPr>
        <w:t>r, comme un effet de compét</w:t>
      </w:r>
      <w:r w:rsidR="005A54C1">
        <w:rPr>
          <w:rFonts w:ascii="Times New Roman" w:eastAsia="Times New Roman" w:hAnsi="Times New Roman" w:cs="Times New Roman"/>
          <w:sz w:val="24"/>
          <w:szCs w:val="24"/>
        </w:rPr>
        <w:t>it</w:t>
      </w:r>
      <w:r w:rsidR="004C2BBC">
        <w:rPr>
          <w:rFonts w:ascii="Times New Roman" w:eastAsia="Times New Roman" w:hAnsi="Times New Roman" w:cs="Times New Roman"/>
          <w:sz w:val="24"/>
          <w:szCs w:val="24"/>
        </w:rPr>
        <w:t>ion (Sherif, 1954)</w:t>
      </w:r>
      <w:r w:rsidR="00D8073B">
        <w:rPr>
          <w:rFonts w:ascii="Times New Roman" w:eastAsia="Times New Roman" w:hAnsi="Times New Roman" w:cs="Times New Roman"/>
          <w:sz w:val="24"/>
          <w:szCs w:val="24"/>
        </w:rPr>
        <w:t xml:space="preserve">. Par exemple, lorsque des individus qui reportent une identification faible avec les autres membres de la foule, plus ils ont l’impression que la foule grossit plus ils ressentent des émotions négatives (Novelli et al., 2013). Ou encore, lorsque des individus </w:t>
      </w:r>
      <w:r w:rsidR="00D8073B">
        <w:rPr>
          <w:rFonts w:ascii="Times New Roman" w:eastAsia="Times New Roman" w:hAnsi="Times New Roman" w:cs="Times New Roman"/>
          <w:sz w:val="24"/>
          <w:szCs w:val="24"/>
        </w:rPr>
        <w:lastRenderedPageBreak/>
        <w:t>reportent une identification sociale faible avec la foule, moins ils se sentent en sécurité dans une forte densité, alors que si des individus reportent une identification élevé, ils se sentent plus en sécurité (</w:t>
      </w:r>
      <w:proofErr w:type="spellStart"/>
      <w:r w:rsidR="00D8073B">
        <w:rPr>
          <w:rFonts w:ascii="Times New Roman" w:eastAsia="Times New Roman" w:hAnsi="Times New Roman" w:cs="Times New Roman"/>
          <w:sz w:val="24"/>
          <w:szCs w:val="24"/>
        </w:rPr>
        <w:t>Alnabulsi</w:t>
      </w:r>
      <w:proofErr w:type="spellEnd"/>
      <w:r w:rsidR="00D8073B">
        <w:rPr>
          <w:rFonts w:ascii="Times New Roman" w:eastAsia="Times New Roman" w:hAnsi="Times New Roman" w:cs="Times New Roman"/>
          <w:sz w:val="24"/>
          <w:szCs w:val="24"/>
        </w:rPr>
        <w:t xml:space="preserve"> &amp; </w:t>
      </w:r>
      <w:proofErr w:type="spellStart"/>
      <w:r w:rsidR="00D8073B">
        <w:rPr>
          <w:rFonts w:ascii="Times New Roman" w:eastAsia="Times New Roman" w:hAnsi="Times New Roman" w:cs="Times New Roman"/>
          <w:sz w:val="24"/>
          <w:szCs w:val="24"/>
        </w:rPr>
        <w:t>Drury</w:t>
      </w:r>
      <w:proofErr w:type="spellEnd"/>
      <w:r w:rsidR="00D8073B">
        <w:rPr>
          <w:rFonts w:ascii="Times New Roman" w:eastAsia="Times New Roman" w:hAnsi="Times New Roman" w:cs="Times New Roman"/>
          <w:sz w:val="24"/>
          <w:szCs w:val="24"/>
        </w:rPr>
        <w:t>, 2014).</w:t>
      </w:r>
      <w:r w:rsidR="004C2BBC">
        <w:rPr>
          <w:rFonts w:ascii="Times New Roman" w:eastAsia="Times New Roman" w:hAnsi="Times New Roman" w:cs="Times New Roman"/>
          <w:sz w:val="24"/>
          <w:szCs w:val="24"/>
        </w:rPr>
        <w:t xml:space="preserve"> </w:t>
      </w:r>
      <w:commentRangeStart w:id="32"/>
      <w:r w:rsidR="004C2BBC">
        <w:rPr>
          <w:rFonts w:ascii="Times New Roman" w:eastAsia="Times New Roman" w:hAnsi="Times New Roman" w:cs="Times New Roman"/>
          <w:sz w:val="24"/>
          <w:szCs w:val="24"/>
        </w:rPr>
        <w:t>Ce type d’effet n’est pas négligeable, et doit être mesuré pendant les études de la thèse.</w:t>
      </w:r>
      <w:commentRangeEnd w:id="32"/>
      <w:r w:rsidR="00477084">
        <w:rPr>
          <w:rStyle w:val="CommentReference"/>
        </w:rPr>
        <w:commentReference w:id="32"/>
      </w:r>
    </w:p>
    <w:p w14:paraId="6661BF19" w14:textId="17314401" w:rsidR="003F46DA" w:rsidRDefault="00CE7D60" w:rsidP="00572F3F">
      <w:pPr>
        <w:jc w:val="both"/>
        <w:rPr>
          <w:rFonts w:ascii="Times New Roman" w:eastAsia="Times New Roman" w:hAnsi="Times New Roman" w:cs="Times New Roman"/>
          <w:sz w:val="24"/>
          <w:szCs w:val="24"/>
        </w:rPr>
      </w:pPr>
      <w:r w:rsidRPr="00BA627A">
        <w:rPr>
          <w:rFonts w:ascii="Times New Roman" w:eastAsia="Times New Roman" w:hAnsi="Times New Roman" w:cs="Times New Roman"/>
          <w:b/>
          <w:bCs/>
          <w:i/>
          <w:iCs/>
          <w:sz w:val="24"/>
          <w:szCs w:val="24"/>
        </w:rPr>
        <w:t>Facteur temporel</w:t>
      </w:r>
      <w:del w:id="33" w:author="Lucia Bosone" w:date="2021-04-22T22:10:00Z">
        <w:r w:rsidR="00572F3F" w:rsidRPr="00985258" w:rsidDel="00985258">
          <w:rPr>
            <w:rFonts w:ascii="Times New Roman" w:eastAsia="Times New Roman" w:hAnsi="Times New Roman" w:cs="Times New Roman"/>
            <w:bCs/>
            <w:iCs/>
            <w:sz w:val="24"/>
            <w:szCs w:val="24"/>
            <w:rPrChange w:id="34" w:author="Lucia Bosone" w:date="2021-04-22T22:10:00Z">
              <w:rPr>
                <w:rFonts w:ascii="Times New Roman" w:eastAsia="Times New Roman" w:hAnsi="Times New Roman" w:cs="Times New Roman"/>
                <w:sz w:val="24"/>
                <w:szCs w:val="24"/>
              </w:rPr>
            </w:rPrChange>
          </w:rPr>
          <w:delText xml:space="preserve"> – </w:delText>
        </w:r>
        <w:r w:rsidR="00D8073B" w:rsidRPr="00985258" w:rsidDel="00985258">
          <w:rPr>
            <w:rFonts w:ascii="Times New Roman" w:eastAsia="Times New Roman" w:hAnsi="Times New Roman" w:cs="Times New Roman"/>
            <w:bCs/>
            <w:iCs/>
            <w:sz w:val="24"/>
            <w:szCs w:val="24"/>
            <w:rPrChange w:id="35" w:author="Lucia Bosone" w:date="2021-04-22T22:10:00Z">
              <w:rPr>
                <w:rFonts w:ascii="Times New Roman" w:eastAsia="Times New Roman" w:hAnsi="Times New Roman" w:cs="Times New Roman"/>
                <w:sz w:val="24"/>
                <w:szCs w:val="24"/>
              </w:rPr>
            </w:rPrChange>
          </w:rPr>
          <w:delText>L</w:delText>
        </w:r>
      </w:del>
      <w:ins w:id="36" w:author="Lucia Bosone" w:date="2021-04-22T22:15:00Z">
        <w:r w:rsidR="00BA627A">
          <w:rPr>
            <w:rFonts w:ascii="Times New Roman" w:eastAsia="Times New Roman" w:hAnsi="Times New Roman" w:cs="Times New Roman"/>
            <w:bCs/>
            <w:iCs/>
            <w:sz w:val="24"/>
            <w:szCs w:val="24"/>
          </w:rPr>
          <w:t xml:space="preserve"> Un troisième facteur qui influence les comportements des individus concerne le fait que</w:t>
        </w:r>
      </w:ins>
      <w:ins w:id="37" w:author="Lucia Bosone" w:date="2021-04-22T22:10:00Z">
        <w:r w:rsidR="00985258">
          <w:rPr>
            <w:rFonts w:ascii="Times New Roman" w:eastAsia="Times New Roman" w:hAnsi="Times New Roman" w:cs="Times New Roman"/>
            <w:bCs/>
            <w:iCs/>
            <w:sz w:val="24"/>
            <w:szCs w:val="24"/>
          </w:rPr>
          <w:t xml:space="preserve"> l</w:t>
        </w:r>
      </w:ins>
      <w:r w:rsidR="00D8073B" w:rsidRPr="00BA627A">
        <w:rPr>
          <w:rFonts w:ascii="Times New Roman" w:eastAsia="Times New Roman" w:hAnsi="Times New Roman" w:cs="Times New Roman"/>
          <w:bCs/>
          <w:iCs/>
          <w:sz w:val="24"/>
          <w:szCs w:val="24"/>
        </w:rPr>
        <w:t>orsqu’un</w:t>
      </w:r>
      <w:r w:rsidR="00D8073B">
        <w:rPr>
          <w:rFonts w:ascii="Times New Roman" w:eastAsia="Times New Roman" w:hAnsi="Times New Roman" w:cs="Times New Roman"/>
          <w:sz w:val="24"/>
          <w:szCs w:val="24"/>
        </w:rPr>
        <w:t xml:space="preserve"> voyageur est en gare</w:t>
      </w:r>
      <w:ins w:id="38" w:author="Lucia Bosone" w:date="2021-04-22T22:10:00Z">
        <w:r w:rsidR="00985258">
          <w:rPr>
            <w:rFonts w:ascii="Times New Roman" w:eastAsia="Times New Roman" w:hAnsi="Times New Roman" w:cs="Times New Roman"/>
            <w:sz w:val="24"/>
            <w:szCs w:val="24"/>
          </w:rPr>
          <w:t xml:space="preserve"> et vient à connaissance du</w:t>
        </w:r>
      </w:ins>
      <w:del w:id="39" w:author="Lucia Bosone" w:date="2021-04-22T22:10:00Z">
        <w:r w:rsidR="00D8073B" w:rsidDel="00985258">
          <w:rPr>
            <w:rFonts w:ascii="Times New Roman" w:eastAsia="Times New Roman" w:hAnsi="Times New Roman" w:cs="Times New Roman"/>
            <w:sz w:val="24"/>
            <w:szCs w:val="24"/>
          </w:rPr>
          <w:delText xml:space="preserve">, </w:delText>
        </w:r>
        <w:commentRangeStart w:id="40"/>
        <w:commentRangeStart w:id="41"/>
        <w:r w:rsidR="00D8073B" w:rsidDel="00985258">
          <w:rPr>
            <w:rFonts w:ascii="Times New Roman" w:eastAsia="Times New Roman" w:hAnsi="Times New Roman" w:cs="Times New Roman"/>
            <w:sz w:val="24"/>
            <w:szCs w:val="24"/>
          </w:rPr>
          <w:delText xml:space="preserve">il a normalement à sa disposition le </w:delText>
        </w:r>
      </w:del>
      <w:ins w:id="42" w:author="Lucia Bosone" w:date="2021-04-22T22:10:00Z">
        <w:r w:rsidR="00985258">
          <w:rPr>
            <w:rFonts w:ascii="Times New Roman" w:eastAsia="Times New Roman" w:hAnsi="Times New Roman" w:cs="Times New Roman"/>
            <w:sz w:val="24"/>
            <w:szCs w:val="24"/>
          </w:rPr>
          <w:t xml:space="preserve"> </w:t>
        </w:r>
      </w:ins>
      <w:r w:rsidR="00D8073B">
        <w:rPr>
          <w:rFonts w:ascii="Times New Roman" w:eastAsia="Times New Roman" w:hAnsi="Times New Roman" w:cs="Times New Roman"/>
          <w:sz w:val="24"/>
          <w:szCs w:val="24"/>
        </w:rPr>
        <w:t xml:space="preserve">moment </w:t>
      </w:r>
      <w:del w:id="43" w:author="Lucia Bosone" w:date="2021-04-22T22:11:00Z">
        <w:r w:rsidR="00D8073B" w:rsidDel="00985258">
          <w:rPr>
            <w:rFonts w:ascii="Times New Roman" w:eastAsia="Times New Roman" w:hAnsi="Times New Roman" w:cs="Times New Roman"/>
            <w:sz w:val="24"/>
            <w:szCs w:val="24"/>
          </w:rPr>
          <w:delText>d’apparition/</w:delText>
        </w:r>
      </w:del>
      <w:r w:rsidR="00D8073B">
        <w:rPr>
          <w:rFonts w:ascii="Times New Roman" w:eastAsia="Times New Roman" w:hAnsi="Times New Roman" w:cs="Times New Roman"/>
          <w:sz w:val="24"/>
          <w:szCs w:val="24"/>
        </w:rPr>
        <w:t>d’arrivé</w:t>
      </w:r>
      <w:r w:rsidR="005A54C1">
        <w:rPr>
          <w:rFonts w:ascii="Times New Roman" w:eastAsia="Times New Roman" w:hAnsi="Times New Roman" w:cs="Times New Roman"/>
          <w:sz w:val="24"/>
          <w:szCs w:val="24"/>
        </w:rPr>
        <w:t>e</w:t>
      </w:r>
      <w:r w:rsidR="00D8073B">
        <w:rPr>
          <w:rFonts w:ascii="Times New Roman" w:eastAsia="Times New Roman" w:hAnsi="Times New Roman" w:cs="Times New Roman"/>
          <w:sz w:val="24"/>
          <w:szCs w:val="24"/>
        </w:rPr>
        <w:t xml:space="preserve"> de son train</w:t>
      </w:r>
      <w:commentRangeEnd w:id="40"/>
      <w:r w:rsidR="00477084">
        <w:rPr>
          <w:rStyle w:val="CommentReference"/>
        </w:rPr>
        <w:commentReference w:id="40"/>
      </w:r>
      <w:commentRangeEnd w:id="41"/>
      <w:r w:rsidR="00985258">
        <w:rPr>
          <w:rStyle w:val="CommentReference"/>
        </w:rPr>
        <w:commentReference w:id="41"/>
      </w:r>
      <w:r w:rsidR="00D8073B">
        <w:rPr>
          <w:rFonts w:ascii="Times New Roman" w:eastAsia="Times New Roman" w:hAnsi="Times New Roman" w:cs="Times New Roman"/>
          <w:sz w:val="24"/>
          <w:szCs w:val="24"/>
        </w:rPr>
        <w:t xml:space="preserve">, </w:t>
      </w:r>
      <w:del w:id="44" w:author="Lucia Bosone" w:date="2021-04-22T22:11:00Z">
        <w:r w:rsidR="00D8073B" w:rsidDel="00985258">
          <w:rPr>
            <w:rFonts w:ascii="Times New Roman" w:eastAsia="Times New Roman" w:hAnsi="Times New Roman" w:cs="Times New Roman"/>
            <w:sz w:val="24"/>
            <w:szCs w:val="24"/>
          </w:rPr>
          <w:delText>en résulte un</w:delText>
        </w:r>
      </w:del>
      <w:ins w:id="45" w:author="Lucia Bosone" w:date="2021-04-22T22:11:00Z">
        <w:r w:rsidR="00985258">
          <w:rPr>
            <w:rFonts w:ascii="Times New Roman" w:eastAsia="Times New Roman" w:hAnsi="Times New Roman" w:cs="Times New Roman"/>
            <w:sz w:val="24"/>
            <w:szCs w:val="24"/>
          </w:rPr>
          <w:t>il prend conscience du</w:t>
        </w:r>
      </w:ins>
      <w:r w:rsidR="00D8073B">
        <w:rPr>
          <w:rFonts w:ascii="Times New Roman" w:eastAsia="Times New Roman" w:hAnsi="Times New Roman" w:cs="Times New Roman"/>
          <w:sz w:val="24"/>
          <w:szCs w:val="24"/>
        </w:rPr>
        <w:t xml:space="preserve"> temps d’attente et son anticipation. Ce temps d’attente peut avoir un impact plus ou moins fort sur les comportements adoptés par le voyageur. En effet, si le voyageur a une forte anticipation de l’attente, il sera plus à </w:t>
      </w:r>
      <w:proofErr w:type="gramStart"/>
      <w:r w:rsidR="00D8073B">
        <w:rPr>
          <w:rFonts w:ascii="Times New Roman" w:eastAsia="Times New Roman" w:hAnsi="Times New Roman" w:cs="Times New Roman"/>
          <w:sz w:val="24"/>
          <w:szCs w:val="24"/>
        </w:rPr>
        <w:t>même  d’engager</w:t>
      </w:r>
      <w:proofErr w:type="gramEnd"/>
      <w:r w:rsidR="00D8073B">
        <w:rPr>
          <w:rFonts w:ascii="Times New Roman" w:eastAsia="Times New Roman" w:hAnsi="Times New Roman" w:cs="Times New Roman"/>
          <w:sz w:val="24"/>
          <w:szCs w:val="24"/>
        </w:rPr>
        <w:t xml:space="preserve"> une activité pour tuer le temps (utiliser son téléphone, observer/explorer son environnement), alors que s’il a une faible anticipation de l’attente, il sera contraint à </w:t>
      </w:r>
      <w:commentRangeStart w:id="46"/>
      <w:r w:rsidR="00D8073B">
        <w:rPr>
          <w:rFonts w:ascii="Times New Roman" w:eastAsia="Times New Roman" w:hAnsi="Times New Roman" w:cs="Times New Roman"/>
          <w:sz w:val="24"/>
          <w:szCs w:val="24"/>
        </w:rPr>
        <w:t xml:space="preserve">l’immobilité </w:t>
      </w:r>
      <w:commentRangeEnd w:id="46"/>
      <w:r w:rsidR="00477084">
        <w:rPr>
          <w:rStyle w:val="CommentReference"/>
        </w:rPr>
        <w:commentReference w:id="46"/>
      </w:r>
      <w:r w:rsidR="00D8073B">
        <w:rPr>
          <w:rFonts w:ascii="Times New Roman" w:eastAsia="Times New Roman" w:hAnsi="Times New Roman" w:cs="Times New Roman"/>
          <w:sz w:val="24"/>
          <w:szCs w:val="24"/>
        </w:rPr>
        <w:t xml:space="preserve">(Meissonnier, 2016). </w:t>
      </w:r>
      <w:r w:rsidR="0010767B">
        <w:rPr>
          <w:rFonts w:ascii="Times New Roman" w:eastAsia="Times New Roman" w:hAnsi="Times New Roman" w:cs="Times New Roman"/>
          <w:sz w:val="24"/>
          <w:szCs w:val="24"/>
        </w:rPr>
        <w:t>De plus, l</w:t>
      </w:r>
      <w:r w:rsidR="00D8073B">
        <w:rPr>
          <w:rFonts w:ascii="Times New Roman" w:eastAsia="Times New Roman" w:hAnsi="Times New Roman" w:cs="Times New Roman"/>
          <w:sz w:val="24"/>
          <w:szCs w:val="24"/>
        </w:rPr>
        <w:t>orsqu’un voyage</w:t>
      </w:r>
      <w:r w:rsidR="005A54C1">
        <w:rPr>
          <w:rFonts w:ascii="Times New Roman" w:eastAsia="Times New Roman" w:hAnsi="Times New Roman" w:cs="Times New Roman"/>
          <w:sz w:val="24"/>
          <w:szCs w:val="24"/>
        </w:rPr>
        <w:t>ur voit sur le tableau d’affichage</w:t>
      </w:r>
      <w:r w:rsidR="00D8073B">
        <w:rPr>
          <w:rFonts w:ascii="Times New Roman" w:eastAsia="Times New Roman" w:hAnsi="Times New Roman" w:cs="Times New Roman"/>
          <w:sz w:val="24"/>
          <w:szCs w:val="24"/>
        </w:rPr>
        <w:t xml:space="preserve"> l’</w:t>
      </w:r>
      <w:r w:rsidR="0010767B">
        <w:rPr>
          <w:rFonts w:ascii="Times New Roman" w:eastAsia="Times New Roman" w:hAnsi="Times New Roman" w:cs="Times New Roman"/>
          <w:sz w:val="24"/>
          <w:szCs w:val="24"/>
        </w:rPr>
        <w:t xml:space="preserve">heure d’arrivée de son train, </w:t>
      </w:r>
      <w:commentRangeStart w:id="47"/>
      <w:r w:rsidR="0010767B">
        <w:rPr>
          <w:rFonts w:ascii="Times New Roman" w:eastAsia="Times New Roman" w:hAnsi="Times New Roman" w:cs="Times New Roman"/>
          <w:sz w:val="24"/>
          <w:szCs w:val="24"/>
        </w:rPr>
        <w:t xml:space="preserve">on dit </w:t>
      </w:r>
      <w:commentRangeEnd w:id="47"/>
      <w:r w:rsidR="00477084">
        <w:rPr>
          <w:rStyle w:val="CommentReference"/>
        </w:rPr>
        <w:commentReference w:id="47"/>
      </w:r>
      <w:r w:rsidR="0010767B">
        <w:rPr>
          <w:rFonts w:ascii="Times New Roman" w:eastAsia="Times New Roman" w:hAnsi="Times New Roman" w:cs="Times New Roman"/>
          <w:sz w:val="24"/>
          <w:szCs w:val="24"/>
        </w:rPr>
        <w:t>qu’il</w:t>
      </w:r>
      <w:r w:rsidR="00D8073B">
        <w:rPr>
          <w:rFonts w:ascii="Times New Roman" w:eastAsia="Times New Roman" w:hAnsi="Times New Roman" w:cs="Times New Roman"/>
          <w:sz w:val="24"/>
          <w:szCs w:val="24"/>
        </w:rPr>
        <w:t xml:space="preserve"> estime le temps qu’il lui reste à attendre, </w:t>
      </w:r>
      <w:r w:rsidR="0010767B">
        <w:rPr>
          <w:rFonts w:ascii="Times New Roman" w:eastAsia="Times New Roman" w:hAnsi="Times New Roman" w:cs="Times New Roman"/>
          <w:sz w:val="24"/>
          <w:szCs w:val="24"/>
        </w:rPr>
        <w:t xml:space="preserve">et </w:t>
      </w:r>
      <w:r w:rsidR="00D8073B">
        <w:rPr>
          <w:rFonts w:ascii="Times New Roman" w:eastAsia="Times New Roman" w:hAnsi="Times New Roman" w:cs="Times New Roman"/>
          <w:sz w:val="24"/>
          <w:szCs w:val="24"/>
        </w:rPr>
        <w:t>cette estimation peut subir des perturbations/distorsions plus ou moins importantes. La perception du temps peut subir une distorsion par les effets de stimulants comme des amphétamines ou simplement du café (</w:t>
      </w:r>
      <w:proofErr w:type="spellStart"/>
      <w:r w:rsidR="00D8073B">
        <w:rPr>
          <w:rFonts w:ascii="Times New Roman" w:eastAsia="Times New Roman" w:hAnsi="Times New Roman" w:cs="Times New Roman"/>
          <w:sz w:val="24"/>
          <w:szCs w:val="24"/>
        </w:rPr>
        <w:t>Maricq</w:t>
      </w:r>
      <w:proofErr w:type="spellEnd"/>
      <w:r w:rsidR="00D8073B">
        <w:rPr>
          <w:rFonts w:ascii="Times New Roman" w:eastAsia="Times New Roman" w:hAnsi="Times New Roman" w:cs="Times New Roman"/>
          <w:sz w:val="24"/>
          <w:szCs w:val="24"/>
        </w:rPr>
        <w:t xml:space="preserve"> et al., </w:t>
      </w:r>
      <w:r w:rsidR="005A54C1">
        <w:rPr>
          <w:rFonts w:ascii="Times New Roman" w:eastAsia="Times New Roman" w:hAnsi="Times New Roman" w:cs="Times New Roman"/>
          <w:sz w:val="24"/>
          <w:szCs w:val="24"/>
        </w:rPr>
        <w:t>1981).  E</w:t>
      </w:r>
      <w:r w:rsidR="00D8073B">
        <w:rPr>
          <w:rFonts w:ascii="Times New Roman" w:eastAsia="Times New Roman" w:hAnsi="Times New Roman" w:cs="Times New Roman"/>
          <w:sz w:val="24"/>
          <w:szCs w:val="24"/>
        </w:rPr>
        <w:t xml:space="preserve">lles peuvent être </w:t>
      </w:r>
      <w:r w:rsidR="005A54C1">
        <w:rPr>
          <w:rFonts w:ascii="Times New Roman" w:eastAsia="Times New Roman" w:hAnsi="Times New Roman" w:cs="Times New Roman"/>
          <w:sz w:val="24"/>
          <w:szCs w:val="24"/>
        </w:rPr>
        <w:t xml:space="preserve">aussi </w:t>
      </w:r>
      <w:r w:rsidR="00D8073B">
        <w:rPr>
          <w:rFonts w:ascii="Times New Roman" w:eastAsia="Times New Roman" w:hAnsi="Times New Roman" w:cs="Times New Roman"/>
          <w:sz w:val="24"/>
          <w:szCs w:val="24"/>
        </w:rPr>
        <w:t xml:space="preserve">induites par </w:t>
      </w:r>
      <w:r w:rsidR="00477084">
        <w:rPr>
          <w:rFonts w:ascii="Times New Roman" w:eastAsia="Times New Roman" w:hAnsi="Times New Roman" w:cs="Times New Roman"/>
          <w:sz w:val="24"/>
          <w:szCs w:val="24"/>
        </w:rPr>
        <w:t>l’état émotionnel</w:t>
      </w:r>
      <w:r w:rsidR="00D8073B">
        <w:rPr>
          <w:rFonts w:ascii="Times New Roman" w:eastAsia="Times New Roman" w:hAnsi="Times New Roman" w:cs="Times New Roman"/>
          <w:sz w:val="24"/>
          <w:szCs w:val="24"/>
        </w:rPr>
        <w:t xml:space="preserve"> (Droit-Volet, 2016</w:t>
      </w:r>
      <w:proofErr w:type="gramStart"/>
      <w:r w:rsidR="00D8073B">
        <w:rPr>
          <w:rFonts w:ascii="Times New Roman" w:eastAsia="Times New Roman" w:hAnsi="Times New Roman" w:cs="Times New Roman"/>
          <w:sz w:val="24"/>
          <w:szCs w:val="24"/>
        </w:rPr>
        <w:t>),  lorsque</w:t>
      </w:r>
      <w:proofErr w:type="gramEnd"/>
      <w:r w:rsidR="00D8073B">
        <w:rPr>
          <w:rFonts w:ascii="Times New Roman" w:eastAsia="Times New Roman" w:hAnsi="Times New Roman" w:cs="Times New Roman"/>
          <w:sz w:val="24"/>
          <w:szCs w:val="24"/>
        </w:rPr>
        <w:t xml:space="preserve"> l’on réalise une tâche agréable on ne voit pas le temps qui passe, alors qu’à l’inverse quand on réalise une tâche fastidieuse le temps nous parait plus long. Le jugement du passage du temps est la prise de conscience que le temps passe vite, et est fortement dépendant de l’état émotionnel. </w:t>
      </w:r>
      <w:commentRangeStart w:id="48"/>
      <w:commentRangeStart w:id="49"/>
      <w:r w:rsidR="00727594">
        <w:rPr>
          <w:rFonts w:ascii="Times New Roman" w:eastAsia="Times New Roman" w:hAnsi="Times New Roman" w:cs="Times New Roman"/>
          <w:sz w:val="24"/>
          <w:szCs w:val="24"/>
        </w:rPr>
        <w:t>Dans la réalisation de la thèse, il faudra alors contrôler</w:t>
      </w:r>
      <w:r w:rsidR="00D8073B">
        <w:rPr>
          <w:rFonts w:ascii="Times New Roman" w:eastAsia="Times New Roman" w:hAnsi="Times New Roman" w:cs="Times New Roman"/>
          <w:sz w:val="24"/>
          <w:szCs w:val="24"/>
        </w:rPr>
        <w:t xml:space="preserve"> </w:t>
      </w:r>
      <w:r w:rsidR="00727594">
        <w:rPr>
          <w:rFonts w:ascii="Times New Roman" w:eastAsia="Times New Roman" w:hAnsi="Times New Roman" w:cs="Times New Roman"/>
          <w:sz w:val="24"/>
          <w:szCs w:val="24"/>
        </w:rPr>
        <w:t>le jugement du passage temps.</w:t>
      </w:r>
      <w:commentRangeEnd w:id="48"/>
      <w:r w:rsidR="00F33B80">
        <w:rPr>
          <w:rStyle w:val="CommentReference"/>
        </w:rPr>
        <w:commentReference w:id="48"/>
      </w:r>
      <w:commentRangeEnd w:id="49"/>
      <w:r w:rsidR="00985258">
        <w:rPr>
          <w:rStyle w:val="CommentReference"/>
        </w:rPr>
        <w:commentReference w:id="49"/>
      </w:r>
    </w:p>
    <w:p w14:paraId="7A09DF09" w14:textId="3AD307B8" w:rsidR="003F46DA" w:rsidRDefault="00286716" w:rsidP="00572F3F">
      <w:pPr>
        <w:jc w:val="both"/>
        <w:rPr>
          <w:rFonts w:ascii="Times New Roman" w:eastAsia="Times New Roman" w:hAnsi="Times New Roman" w:cs="Times New Roman"/>
          <w:sz w:val="24"/>
          <w:szCs w:val="24"/>
        </w:rPr>
      </w:pPr>
      <w:r w:rsidRPr="00572F3F">
        <w:rPr>
          <w:rFonts w:ascii="Times New Roman" w:eastAsia="Times New Roman" w:hAnsi="Times New Roman" w:cs="Times New Roman"/>
          <w:b/>
          <w:i/>
          <w:sz w:val="24"/>
          <w:szCs w:val="24"/>
        </w:rPr>
        <w:t>Environnement spatial</w:t>
      </w:r>
      <w:r w:rsidR="00572F3F" w:rsidRPr="00572F3F">
        <w:rPr>
          <w:rFonts w:ascii="Times New Roman" w:eastAsia="Times New Roman" w:hAnsi="Times New Roman" w:cs="Times New Roman"/>
          <w:sz w:val="24"/>
          <w:szCs w:val="24"/>
        </w:rPr>
        <w:t xml:space="preserve"> </w:t>
      </w:r>
      <w:r w:rsidR="00572F3F">
        <w:rPr>
          <w:rFonts w:ascii="Times New Roman" w:eastAsia="Times New Roman" w:hAnsi="Times New Roman" w:cs="Times New Roman"/>
          <w:sz w:val="24"/>
          <w:szCs w:val="24"/>
        </w:rPr>
        <w:t xml:space="preserve">– </w:t>
      </w:r>
      <w:r w:rsidR="00727594" w:rsidRPr="00727594">
        <w:rPr>
          <w:rFonts w:ascii="Times New Roman" w:eastAsia="Times New Roman" w:hAnsi="Times New Roman" w:cs="Times New Roman"/>
          <w:sz w:val="24"/>
          <w:szCs w:val="24"/>
        </w:rPr>
        <w:t xml:space="preserve">Un dernier </w:t>
      </w:r>
      <w:r w:rsidR="00F33B80">
        <w:rPr>
          <w:rFonts w:ascii="Times New Roman" w:eastAsia="Times New Roman" w:hAnsi="Times New Roman" w:cs="Times New Roman"/>
          <w:sz w:val="24"/>
          <w:szCs w:val="24"/>
        </w:rPr>
        <w:t>groupe d’</w:t>
      </w:r>
      <w:r w:rsidR="00727594" w:rsidRPr="00727594">
        <w:rPr>
          <w:rFonts w:ascii="Times New Roman" w:eastAsia="Times New Roman" w:hAnsi="Times New Roman" w:cs="Times New Roman"/>
          <w:sz w:val="24"/>
          <w:szCs w:val="24"/>
        </w:rPr>
        <w:t>élément</w:t>
      </w:r>
      <w:r w:rsidR="00F33B80">
        <w:rPr>
          <w:rFonts w:ascii="Times New Roman" w:eastAsia="Times New Roman" w:hAnsi="Times New Roman" w:cs="Times New Roman"/>
          <w:sz w:val="24"/>
          <w:szCs w:val="24"/>
        </w:rPr>
        <w:t>s</w:t>
      </w:r>
      <w:r w:rsidR="00727594" w:rsidRPr="00727594">
        <w:rPr>
          <w:rFonts w:ascii="Times New Roman" w:eastAsia="Times New Roman" w:hAnsi="Times New Roman" w:cs="Times New Roman"/>
          <w:sz w:val="24"/>
          <w:szCs w:val="24"/>
        </w:rPr>
        <w:t xml:space="preserve"> qui peut influencer les comportements des voyageurs </w:t>
      </w:r>
      <w:r w:rsidR="00F33B80">
        <w:rPr>
          <w:rFonts w:ascii="Times New Roman" w:eastAsia="Times New Roman" w:hAnsi="Times New Roman" w:cs="Times New Roman"/>
          <w:sz w:val="24"/>
          <w:szCs w:val="24"/>
        </w:rPr>
        <w:t>concerne</w:t>
      </w:r>
      <w:r w:rsidR="00727594" w:rsidRPr="00727594">
        <w:rPr>
          <w:rFonts w:ascii="Times New Roman" w:eastAsia="Times New Roman" w:hAnsi="Times New Roman" w:cs="Times New Roman"/>
          <w:sz w:val="24"/>
          <w:szCs w:val="24"/>
        </w:rPr>
        <w:t xml:space="preserve"> l'espace</w:t>
      </w:r>
      <w:r w:rsidR="00F33B80">
        <w:rPr>
          <w:rFonts w:ascii="Times New Roman" w:eastAsia="Times New Roman" w:hAnsi="Times New Roman" w:cs="Times New Roman"/>
          <w:sz w:val="24"/>
          <w:szCs w:val="24"/>
        </w:rPr>
        <w:t xml:space="preserve"> et</w:t>
      </w:r>
      <w:r w:rsidR="00727594" w:rsidRPr="00727594">
        <w:rPr>
          <w:rFonts w:ascii="Times New Roman" w:eastAsia="Times New Roman" w:hAnsi="Times New Roman" w:cs="Times New Roman"/>
          <w:sz w:val="24"/>
          <w:szCs w:val="24"/>
        </w:rPr>
        <w:t xml:space="preserve"> l'environnement physique </w:t>
      </w:r>
      <w:r w:rsidR="00F33B80">
        <w:rPr>
          <w:rFonts w:ascii="Times New Roman" w:eastAsia="Times New Roman" w:hAnsi="Times New Roman" w:cs="Times New Roman"/>
          <w:sz w:val="24"/>
          <w:szCs w:val="24"/>
        </w:rPr>
        <w:t>du quai et de l’interface avec le train</w:t>
      </w:r>
      <w:r w:rsidR="00D8073B">
        <w:rPr>
          <w:rFonts w:ascii="Times New Roman" w:eastAsia="Times New Roman" w:hAnsi="Times New Roman" w:cs="Times New Roman"/>
          <w:sz w:val="24"/>
          <w:szCs w:val="24"/>
        </w:rPr>
        <w:t xml:space="preserve">. Que </w:t>
      </w:r>
      <w:r w:rsidR="00F33B80">
        <w:rPr>
          <w:rFonts w:ascii="Times New Roman" w:eastAsia="Times New Roman" w:hAnsi="Times New Roman" w:cs="Times New Roman"/>
          <w:sz w:val="24"/>
          <w:szCs w:val="24"/>
        </w:rPr>
        <w:t>cela</w:t>
      </w:r>
      <w:r w:rsidR="00D8073B">
        <w:rPr>
          <w:rFonts w:ascii="Times New Roman" w:eastAsia="Times New Roman" w:hAnsi="Times New Roman" w:cs="Times New Roman"/>
          <w:sz w:val="24"/>
          <w:szCs w:val="24"/>
        </w:rPr>
        <w:t xml:space="preserve"> soit par sa structure même (hauteur, largeur, profondeur), son aspect physique, sa propreté, sa fonctionnalité, </w:t>
      </w:r>
      <w:r w:rsidR="003654A1">
        <w:rPr>
          <w:rFonts w:ascii="Times New Roman" w:eastAsia="Times New Roman" w:hAnsi="Times New Roman" w:cs="Times New Roman"/>
          <w:sz w:val="24"/>
          <w:szCs w:val="24"/>
        </w:rPr>
        <w:t xml:space="preserve">ou son agréabilité, </w:t>
      </w:r>
      <w:r w:rsidR="00D8073B">
        <w:rPr>
          <w:rFonts w:ascii="Times New Roman" w:eastAsia="Times New Roman" w:hAnsi="Times New Roman" w:cs="Times New Roman"/>
          <w:sz w:val="24"/>
          <w:szCs w:val="24"/>
        </w:rPr>
        <w:t>l’environnement</w:t>
      </w:r>
      <w:r w:rsidR="00F33B80">
        <w:rPr>
          <w:rFonts w:ascii="Times New Roman" w:eastAsia="Times New Roman" w:hAnsi="Times New Roman" w:cs="Times New Roman"/>
          <w:sz w:val="24"/>
          <w:szCs w:val="24"/>
        </w:rPr>
        <w:t xml:space="preserve"> </w:t>
      </w:r>
      <w:r w:rsidR="00D8073B">
        <w:rPr>
          <w:rFonts w:ascii="Times New Roman" w:eastAsia="Times New Roman" w:hAnsi="Times New Roman" w:cs="Times New Roman"/>
          <w:sz w:val="24"/>
          <w:szCs w:val="24"/>
        </w:rPr>
        <w:t>influence le comportement des individus</w:t>
      </w:r>
      <w:r w:rsidR="003654A1">
        <w:rPr>
          <w:rFonts w:ascii="Times New Roman" w:eastAsia="Times New Roman" w:hAnsi="Times New Roman" w:cs="Times New Roman"/>
          <w:sz w:val="24"/>
          <w:szCs w:val="24"/>
        </w:rPr>
        <w:t xml:space="preserve"> (Ali et al., 2016)</w:t>
      </w:r>
      <w:del w:id="50" w:author="Lucia Bosone" w:date="2021-04-22T22:13:00Z">
        <w:r w:rsidR="003654A1" w:rsidDel="00BA627A">
          <w:rPr>
            <w:rFonts w:ascii="Times New Roman" w:eastAsia="Times New Roman" w:hAnsi="Times New Roman" w:cs="Times New Roman"/>
            <w:sz w:val="24"/>
            <w:szCs w:val="24"/>
          </w:rPr>
          <w:delText xml:space="preserve"> </w:delText>
        </w:r>
      </w:del>
      <w:r w:rsidR="00D8073B">
        <w:rPr>
          <w:rFonts w:ascii="Times New Roman" w:eastAsia="Times New Roman" w:hAnsi="Times New Roman" w:cs="Times New Roman"/>
          <w:sz w:val="24"/>
          <w:szCs w:val="24"/>
        </w:rPr>
        <w:t>. Lorsqu’un voyageur est sur le quai, en train d’attendre son train, ces actions sont limité</w:t>
      </w:r>
      <w:r w:rsidR="005A54C1">
        <w:rPr>
          <w:rFonts w:ascii="Times New Roman" w:eastAsia="Times New Roman" w:hAnsi="Times New Roman" w:cs="Times New Roman"/>
          <w:sz w:val="24"/>
          <w:szCs w:val="24"/>
        </w:rPr>
        <w:t>e</w:t>
      </w:r>
      <w:r w:rsidR="00D8073B">
        <w:rPr>
          <w:rFonts w:ascii="Times New Roman" w:eastAsia="Times New Roman" w:hAnsi="Times New Roman" w:cs="Times New Roman"/>
          <w:sz w:val="24"/>
          <w:szCs w:val="24"/>
        </w:rPr>
        <w:t>s par son environnement, mais cet espace propose des actions, on dit qu’elle</w:t>
      </w:r>
      <w:r w:rsidR="005A54C1">
        <w:rPr>
          <w:rFonts w:ascii="Times New Roman" w:eastAsia="Times New Roman" w:hAnsi="Times New Roman" w:cs="Times New Roman"/>
          <w:sz w:val="24"/>
          <w:szCs w:val="24"/>
        </w:rPr>
        <w:t>s</w:t>
      </w:r>
      <w:r w:rsidR="00D8073B">
        <w:rPr>
          <w:rFonts w:ascii="Times New Roman" w:eastAsia="Times New Roman" w:hAnsi="Times New Roman" w:cs="Times New Roman"/>
          <w:sz w:val="24"/>
          <w:szCs w:val="24"/>
        </w:rPr>
        <w:t xml:space="preserve"> émerge</w:t>
      </w:r>
      <w:r w:rsidR="005A54C1">
        <w:rPr>
          <w:rFonts w:ascii="Times New Roman" w:eastAsia="Times New Roman" w:hAnsi="Times New Roman" w:cs="Times New Roman"/>
          <w:sz w:val="24"/>
          <w:szCs w:val="24"/>
        </w:rPr>
        <w:t>nt</w:t>
      </w:r>
      <w:r w:rsidR="00D8073B">
        <w:rPr>
          <w:rFonts w:ascii="Times New Roman" w:eastAsia="Times New Roman" w:hAnsi="Times New Roman" w:cs="Times New Roman"/>
          <w:sz w:val="24"/>
          <w:szCs w:val="24"/>
        </w:rPr>
        <w:t xml:space="preserve"> de l’affordance (Gibson, 1977). L’affordance est un concept qui propose qu’un objet ou un environnement suggère sa pratique, par exemple les portes de couloirs dans les hôpitaux ne possédant pas de poignet suggèrent d’être poussées. Des études ont montré que le placement des voyageurs pouvait être influencé par la disposition de certains éléments, à des endroits spécifiques, comme par exemple une délimitation de marquage au sol, ou encore l’emplacement de sièges et/ou de banc. </w:t>
      </w:r>
      <w:proofErr w:type="spellStart"/>
      <w:r w:rsidR="00D8073B">
        <w:rPr>
          <w:rFonts w:ascii="Times New Roman" w:eastAsia="Times New Roman" w:hAnsi="Times New Roman" w:cs="Times New Roman"/>
          <w:sz w:val="24"/>
          <w:szCs w:val="24"/>
        </w:rPr>
        <w:t>Davidich</w:t>
      </w:r>
      <w:proofErr w:type="spellEnd"/>
      <w:r w:rsidR="00D8073B">
        <w:rPr>
          <w:rFonts w:ascii="Times New Roman" w:eastAsia="Times New Roman" w:hAnsi="Times New Roman" w:cs="Times New Roman"/>
          <w:sz w:val="24"/>
          <w:szCs w:val="24"/>
        </w:rPr>
        <w:t xml:space="preserve"> et ses collaborateurs (2013) ont étudiés le positionnement d’attente des voyageurs, et ont montré que les voyageurs avaient ten</w:t>
      </w:r>
      <w:r w:rsidR="005A54C1">
        <w:rPr>
          <w:rFonts w:ascii="Times New Roman" w:eastAsia="Times New Roman" w:hAnsi="Times New Roman" w:cs="Times New Roman"/>
          <w:sz w:val="24"/>
          <w:szCs w:val="24"/>
        </w:rPr>
        <w:t>dance à rester en dehors du flux</w:t>
      </w:r>
      <w:r w:rsidR="00D8073B">
        <w:rPr>
          <w:rFonts w:ascii="Times New Roman" w:eastAsia="Times New Roman" w:hAnsi="Times New Roman" w:cs="Times New Roman"/>
          <w:sz w:val="24"/>
          <w:szCs w:val="24"/>
        </w:rPr>
        <w:t xml:space="preserve"> de circulation, en restant prêt des obstacles présents, comme des piliers et des services (kiosk, machine à ticket). </w:t>
      </w:r>
      <w:r w:rsidR="003654A1">
        <w:rPr>
          <w:rFonts w:ascii="Times New Roman" w:eastAsia="Times New Roman" w:hAnsi="Times New Roman" w:cs="Times New Roman"/>
          <w:sz w:val="24"/>
          <w:szCs w:val="24"/>
        </w:rPr>
        <w:t>Une autre étude a observé que les files d’attentes ont tendance à se former en parallèle des bords de la plateforme d’embarquement</w:t>
      </w:r>
      <w:r w:rsidR="00092A84">
        <w:rPr>
          <w:rFonts w:ascii="Times New Roman" w:eastAsia="Times New Roman" w:hAnsi="Times New Roman" w:cs="Times New Roman"/>
          <w:sz w:val="24"/>
          <w:szCs w:val="24"/>
        </w:rPr>
        <w:t xml:space="preserve"> (</w:t>
      </w:r>
      <w:proofErr w:type="spellStart"/>
      <w:r w:rsidR="00092A84">
        <w:rPr>
          <w:rFonts w:ascii="Times New Roman" w:eastAsia="Times New Roman" w:hAnsi="Times New Roman" w:cs="Times New Roman"/>
          <w:sz w:val="24"/>
          <w:szCs w:val="24"/>
        </w:rPr>
        <w:t>Dell’Asin</w:t>
      </w:r>
      <w:proofErr w:type="spellEnd"/>
      <w:r w:rsidR="00092A84">
        <w:rPr>
          <w:rFonts w:ascii="Times New Roman" w:eastAsia="Times New Roman" w:hAnsi="Times New Roman" w:cs="Times New Roman"/>
          <w:sz w:val="24"/>
          <w:szCs w:val="24"/>
        </w:rPr>
        <w:t xml:space="preserve"> &amp; </w:t>
      </w:r>
      <w:proofErr w:type="spellStart"/>
      <w:r w:rsidR="00092A84">
        <w:rPr>
          <w:rFonts w:ascii="Times New Roman" w:eastAsia="Times New Roman" w:hAnsi="Times New Roman" w:cs="Times New Roman"/>
          <w:sz w:val="24"/>
          <w:szCs w:val="24"/>
        </w:rPr>
        <w:t>Hool</w:t>
      </w:r>
      <w:proofErr w:type="spellEnd"/>
      <w:r w:rsidR="00092A84">
        <w:rPr>
          <w:rFonts w:ascii="Times New Roman" w:eastAsia="Times New Roman" w:hAnsi="Times New Roman" w:cs="Times New Roman"/>
          <w:sz w:val="24"/>
          <w:szCs w:val="24"/>
        </w:rPr>
        <w:t>, 2018)</w:t>
      </w:r>
      <w:r w:rsidR="003654A1">
        <w:rPr>
          <w:rFonts w:ascii="Times New Roman" w:eastAsia="Times New Roman" w:hAnsi="Times New Roman" w:cs="Times New Roman"/>
          <w:sz w:val="24"/>
          <w:szCs w:val="24"/>
        </w:rPr>
        <w:t>. Il sera important pendant les travaux de recherches d’analyser la dis</w:t>
      </w:r>
      <w:r w:rsidR="00596327">
        <w:rPr>
          <w:rFonts w:ascii="Times New Roman" w:eastAsia="Times New Roman" w:hAnsi="Times New Roman" w:cs="Times New Roman"/>
          <w:sz w:val="24"/>
          <w:szCs w:val="24"/>
        </w:rPr>
        <w:t>position spatiale des environnements choisis.</w:t>
      </w:r>
      <w:r w:rsidR="00D8073B">
        <w:rPr>
          <w:rFonts w:ascii="Times New Roman" w:eastAsia="Times New Roman" w:hAnsi="Times New Roman" w:cs="Times New Roman"/>
          <w:sz w:val="24"/>
          <w:szCs w:val="24"/>
        </w:rPr>
        <w:t xml:space="preserve">  </w:t>
      </w:r>
      <w:r w:rsidR="00572F3F">
        <w:rPr>
          <w:rFonts w:ascii="Times New Roman" w:eastAsia="Times New Roman" w:hAnsi="Times New Roman" w:cs="Times New Roman"/>
          <w:sz w:val="24"/>
          <w:szCs w:val="24"/>
        </w:rPr>
        <w:t xml:space="preserve">A noté qu’à travers la littérature, un consensus émerge à propos de l’importance de </w:t>
      </w:r>
      <w:commentRangeStart w:id="51"/>
      <w:r w:rsidR="00572F3F">
        <w:rPr>
          <w:rFonts w:ascii="Times New Roman" w:eastAsia="Times New Roman" w:hAnsi="Times New Roman" w:cs="Times New Roman"/>
          <w:sz w:val="24"/>
          <w:szCs w:val="24"/>
        </w:rPr>
        <w:t xml:space="preserve">l’état émotionnel </w:t>
      </w:r>
      <w:commentRangeEnd w:id="51"/>
      <w:r w:rsidR="001600C5">
        <w:rPr>
          <w:rStyle w:val="CommentReference"/>
        </w:rPr>
        <w:commentReference w:id="51"/>
      </w:r>
      <w:r w:rsidR="00572F3F">
        <w:rPr>
          <w:rFonts w:ascii="Times New Roman" w:eastAsia="Times New Roman" w:hAnsi="Times New Roman" w:cs="Times New Roman"/>
          <w:sz w:val="24"/>
          <w:szCs w:val="24"/>
        </w:rPr>
        <w:t xml:space="preserve">des voyageurs, et devra être pris en compte lors des travaux. </w:t>
      </w:r>
      <w:r w:rsidR="00D8073B">
        <w:rPr>
          <w:rFonts w:ascii="Times New Roman" w:eastAsia="Times New Roman" w:hAnsi="Times New Roman" w:cs="Times New Roman"/>
          <w:sz w:val="24"/>
          <w:szCs w:val="24"/>
        </w:rPr>
        <w:t xml:space="preserve"> </w:t>
      </w:r>
    </w:p>
    <w:p w14:paraId="67BE4398" w14:textId="77777777" w:rsidR="003F46DA" w:rsidRDefault="00D8073B">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Méthodologie</w:t>
      </w:r>
    </w:p>
    <w:p w14:paraId="2F77020B" w14:textId="508EEB86" w:rsidR="00B2197F" w:rsidRDefault="00D8073B">
      <w:pPr>
        <w:jc w:val="both"/>
        <w:rPr>
          <w:rFonts w:ascii="Times New Roman" w:eastAsia="Times New Roman" w:hAnsi="Times New Roman" w:cs="Times New Roman"/>
          <w:sz w:val="24"/>
          <w:szCs w:val="24"/>
        </w:rPr>
      </w:pPr>
      <w:r w:rsidRPr="00286716">
        <w:rPr>
          <w:rFonts w:ascii="Times New Roman" w:eastAsia="Times New Roman" w:hAnsi="Times New Roman" w:cs="Times New Roman"/>
          <w:b/>
          <w:i/>
          <w:sz w:val="24"/>
          <w:szCs w:val="24"/>
        </w:rPr>
        <w:t>Axe exploratoire</w:t>
      </w:r>
      <w:r>
        <w:rPr>
          <w:rFonts w:ascii="Times New Roman" w:eastAsia="Times New Roman" w:hAnsi="Times New Roman" w:cs="Times New Roman"/>
          <w:sz w:val="24"/>
          <w:szCs w:val="24"/>
        </w:rPr>
        <w:t xml:space="preserve"> </w:t>
      </w:r>
      <w:r w:rsidR="00B2197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Afin d’étudier les déterminants des comportements des voyageurs en gare, il faudra</w:t>
      </w:r>
      <w:r w:rsidR="00F33B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dans un premier temps, </w:t>
      </w:r>
      <w:r w:rsidR="00B2197F">
        <w:rPr>
          <w:rFonts w:ascii="Times New Roman" w:eastAsia="Times New Roman" w:hAnsi="Times New Roman" w:cs="Times New Roman"/>
          <w:sz w:val="24"/>
          <w:szCs w:val="24"/>
        </w:rPr>
        <w:t>réaliser un</w:t>
      </w:r>
      <w:r>
        <w:rPr>
          <w:rFonts w:ascii="Times New Roman" w:eastAsia="Times New Roman" w:hAnsi="Times New Roman" w:cs="Times New Roman"/>
          <w:sz w:val="24"/>
          <w:szCs w:val="24"/>
        </w:rPr>
        <w:t xml:space="preserve"> état de l’art</w:t>
      </w:r>
      <w:r w:rsidR="00B2197F">
        <w:rPr>
          <w:rFonts w:ascii="Times New Roman" w:eastAsia="Times New Roman" w:hAnsi="Times New Roman" w:cs="Times New Roman"/>
          <w:sz w:val="24"/>
          <w:szCs w:val="24"/>
        </w:rPr>
        <w:t xml:space="preserve"> concernant les points décrits </w:t>
      </w:r>
      <w:r w:rsidR="00F33B80">
        <w:rPr>
          <w:rFonts w:ascii="Times New Roman" w:eastAsia="Times New Roman" w:hAnsi="Times New Roman" w:cs="Times New Roman"/>
          <w:sz w:val="24"/>
          <w:szCs w:val="24"/>
        </w:rPr>
        <w:t xml:space="preserve">plus haut </w:t>
      </w:r>
      <w:r w:rsidR="00F33B80">
        <w:rPr>
          <w:rFonts w:ascii="Times New Roman" w:eastAsia="Times New Roman" w:hAnsi="Times New Roman" w:cs="Times New Roman"/>
          <w:sz w:val="24"/>
          <w:szCs w:val="24"/>
        </w:rPr>
        <w:lastRenderedPageBreak/>
        <w:t>ainsi que sur les caractéristiques spécifiques de l’environnement Interface Quai Train</w:t>
      </w:r>
      <w:r w:rsidR="00B2197F">
        <w:rPr>
          <w:rFonts w:ascii="Times New Roman" w:eastAsia="Times New Roman" w:hAnsi="Times New Roman" w:cs="Times New Roman"/>
          <w:sz w:val="24"/>
          <w:szCs w:val="24"/>
        </w:rPr>
        <w:t>. En parallèle, il serai</w:t>
      </w:r>
      <w:r w:rsidR="00F33B80">
        <w:rPr>
          <w:rFonts w:ascii="Times New Roman" w:eastAsia="Times New Roman" w:hAnsi="Times New Roman" w:cs="Times New Roman"/>
          <w:sz w:val="24"/>
          <w:szCs w:val="24"/>
        </w:rPr>
        <w:t>t</w:t>
      </w:r>
      <w:r w:rsidR="00B2197F">
        <w:rPr>
          <w:rFonts w:ascii="Times New Roman" w:eastAsia="Times New Roman" w:hAnsi="Times New Roman" w:cs="Times New Roman"/>
          <w:sz w:val="24"/>
          <w:szCs w:val="24"/>
        </w:rPr>
        <w:t xml:space="preserve"> judicieux de </w:t>
      </w:r>
      <w:r w:rsidR="007E1FFA">
        <w:rPr>
          <w:rFonts w:ascii="Times New Roman" w:eastAsia="Times New Roman" w:hAnsi="Times New Roman" w:cs="Times New Roman"/>
          <w:sz w:val="24"/>
          <w:szCs w:val="24"/>
        </w:rPr>
        <w:t xml:space="preserve">réaliser des </w:t>
      </w:r>
      <w:commentRangeStart w:id="52"/>
      <w:commentRangeStart w:id="53"/>
      <w:r w:rsidR="007E1FFA">
        <w:rPr>
          <w:rFonts w:ascii="Times New Roman" w:eastAsia="Times New Roman" w:hAnsi="Times New Roman" w:cs="Times New Roman"/>
          <w:sz w:val="24"/>
          <w:szCs w:val="24"/>
        </w:rPr>
        <w:t xml:space="preserve">entretiens </w:t>
      </w:r>
      <w:commentRangeEnd w:id="52"/>
      <w:r w:rsidR="00901184">
        <w:rPr>
          <w:rStyle w:val="CommentReference"/>
        </w:rPr>
        <w:commentReference w:id="52"/>
      </w:r>
      <w:commentRangeEnd w:id="53"/>
      <w:r w:rsidR="00BA627A">
        <w:rPr>
          <w:rStyle w:val="CommentReference"/>
        </w:rPr>
        <w:commentReference w:id="53"/>
      </w:r>
      <w:ins w:id="54" w:author="Lucia Bosone" w:date="2021-04-22T22:18:00Z">
        <w:r w:rsidR="00BA627A">
          <w:rPr>
            <w:rFonts w:ascii="Times New Roman" w:eastAsia="Times New Roman" w:hAnsi="Times New Roman" w:cs="Times New Roman"/>
            <w:sz w:val="24"/>
            <w:szCs w:val="24"/>
          </w:rPr>
          <w:t xml:space="preserve">semi-directifs </w:t>
        </w:r>
      </w:ins>
      <w:r w:rsidR="007E1FFA">
        <w:rPr>
          <w:rFonts w:ascii="Times New Roman" w:eastAsia="Times New Roman" w:hAnsi="Times New Roman" w:cs="Times New Roman"/>
          <w:sz w:val="24"/>
          <w:szCs w:val="24"/>
        </w:rPr>
        <w:t>avec</w:t>
      </w:r>
      <w:r w:rsidR="00B2197F">
        <w:rPr>
          <w:rFonts w:ascii="Times New Roman" w:eastAsia="Times New Roman" w:hAnsi="Times New Roman" w:cs="Times New Roman"/>
          <w:sz w:val="24"/>
          <w:szCs w:val="24"/>
        </w:rPr>
        <w:t xml:space="preserve"> les </w:t>
      </w:r>
      <w:commentRangeStart w:id="55"/>
      <w:commentRangeStart w:id="56"/>
      <w:r w:rsidR="00B2197F">
        <w:rPr>
          <w:rFonts w:ascii="Times New Roman" w:eastAsia="Times New Roman" w:hAnsi="Times New Roman" w:cs="Times New Roman"/>
          <w:sz w:val="24"/>
          <w:szCs w:val="24"/>
        </w:rPr>
        <w:t xml:space="preserve">acteurs de terrains </w:t>
      </w:r>
      <w:commentRangeEnd w:id="55"/>
      <w:r w:rsidR="001600C5">
        <w:rPr>
          <w:rStyle w:val="CommentReference"/>
        </w:rPr>
        <w:commentReference w:id="55"/>
      </w:r>
      <w:commentRangeEnd w:id="56"/>
      <w:r w:rsidR="00BA627A">
        <w:rPr>
          <w:rStyle w:val="CommentReference"/>
        </w:rPr>
        <w:commentReference w:id="56"/>
      </w:r>
      <w:r w:rsidR="00B2197F">
        <w:rPr>
          <w:rFonts w:ascii="Times New Roman" w:eastAsia="Times New Roman" w:hAnsi="Times New Roman" w:cs="Times New Roman"/>
          <w:sz w:val="24"/>
          <w:szCs w:val="24"/>
        </w:rPr>
        <w:t>(agents de gare)</w:t>
      </w:r>
      <w:r w:rsidR="007E1FFA">
        <w:rPr>
          <w:rFonts w:ascii="Times New Roman" w:eastAsia="Times New Roman" w:hAnsi="Times New Roman" w:cs="Times New Roman"/>
          <w:sz w:val="24"/>
          <w:szCs w:val="24"/>
        </w:rPr>
        <w:t xml:space="preserve">, dans le but d’avoir leurs points de vue sur la </w:t>
      </w:r>
      <w:commentRangeStart w:id="57"/>
      <w:r w:rsidR="007E1FFA">
        <w:rPr>
          <w:rFonts w:ascii="Times New Roman" w:eastAsia="Times New Roman" w:hAnsi="Times New Roman" w:cs="Times New Roman"/>
          <w:sz w:val="24"/>
          <w:szCs w:val="24"/>
        </w:rPr>
        <w:t>situation/activité</w:t>
      </w:r>
      <w:commentRangeEnd w:id="57"/>
      <w:r w:rsidR="00F33B80">
        <w:rPr>
          <w:rStyle w:val="CommentReference"/>
        </w:rPr>
        <w:commentReference w:id="57"/>
      </w:r>
      <w:r w:rsidR="007E1FFA">
        <w:rPr>
          <w:rFonts w:ascii="Times New Roman" w:eastAsia="Times New Roman" w:hAnsi="Times New Roman" w:cs="Times New Roman"/>
          <w:sz w:val="24"/>
          <w:szCs w:val="24"/>
        </w:rPr>
        <w:t xml:space="preserve">. De plus, il serait intéressant de procéder à des observations in-situ, pour identifier des comportements qui ne seraient pas explicités dans la littérature. </w:t>
      </w:r>
      <w:commentRangeStart w:id="58"/>
      <w:del w:id="59" w:author="Lucia Bosone" w:date="2021-04-22T22:20:00Z">
        <w:r w:rsidR="007E1FFA" w:rsidDel="00BA627A">
          <w:rPr>
            <w:rFonts w:ascii="Times New Roman" w:eastAsia="Times New Roman" w:hAnsi="Times New Roman" w:cs="Times New Roman"/>
            <w:sz w:val="24"/>
            <w:szCs w:val="24"/>
          </w:rPr>
          <w:delText>Suite à ces étapes, une itération de l’état de l’art sera peut</w:delText>
        </w:r>
        <w:r w:rsidR="003701CD" w:rsidDel="00BA627A">
          <w:rPr>
            <w:rFonts w:ascii="Times New Roman" w:eastAsia="Times New Roman" w:hAnsi="Times New Roman" w:cs="Times New Roman"/>
            <w:sz w:val="24"/>
            <w:szCs w:val="24"/>
          </w:rPr>
          <w:delText>-</w:delText>
        </w:r>
        <w:r w:rsidR="007E1FFA" w:rsidDel="00BA627A">
          <w:rPr>
            <w:rFonts w:ascii="Times New Roman" w:eastAsia="Times New Roman" w:hAnsi="Times New Roman" w:cs="Times New Roman"/>
            <w:sz w:val="24"/>
            <w:szCs w:val="24"/>
          </w:rPr>
          <w:delText>être nécessaire, afin d’approfondir des potentielles nouveaux éléments.</w:delText>
        </w:r>
        <w:commentRangeEnd w:id="58"/>
        <w:r w:rsidR="00F33B80" w:rsidDel="00BA627A">
          <w:rPr>
            <w:rStyle w:val="CommentReference"/>
          </w:rPr>
          <w:commentReference w:id="58"/>
        </w:r>
      </w:del>
    </w:p>
    <w:p w14:paraId="4C5B11E3" w14:textId="6F91CBEB" w:rsidR="00F21D61" w:rsidRDefault="00901184">
      <w:pPr>
        <w:jc w:val="both"/>
        <w:rPr>
          <w:ins w:id="60" w:author="Lucia Bosone" w:date="2021-04-22T22:23: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 première étude </w:t>
      </w:r>
      <w:r w:rsidR="00F33B80">
        <w:rPr>
          <w:rFonts w:ascii="Times New Roman" w:eastAsia="Times New Roman" w:hAnsi="Times New Roman" w:cs="Times New Roman"/>
          <w:sz w:val="24"/>
          <w:szCs w:val="24"/>
        </w:rPr>
        <w:t>sera</w:t>
      </w:r>
      <w:r>
        <w:rPr>
          <w:rFonts w:ascii="Times New Roman" w:eastAsia="Times New Roman" w:hAnsi="Times New Roman" w:cs="Times New Roman"/>
          <w:sz w:val="24"/>
          <w:szCs w:val="24"/>
        </w:rPr>
        <w:t xml:space="preserve"> réalisé</w:t>
      </w:r>
      <w:r w:rsidR="00F33B80">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a</w:t>
      </w:r>
      <w:r w:rsidR="0063763C">
        <w:rPr>
          <w:rFonts w:ascii="Times New Roman" w:eastAsia="Times New Roman" w:hAnsi="Times New Roman" w:cs="Times New Roman"/>
          <w:sz w:val="24"/>
          <w:szCs w:val="24"/>
        </w:rPr>
        <w:t>fin de pouvoir créer le modèle des déterminants des comportements</w:t>
      </w:r>
      <w:r w:rsidR="00F33B80">
        <w:rPr>
          <w:rFonts w:ascii="Times New Roman" w:eastAsia="Times New Roman" w:hAnsi="Times New Roman" w:cs="Times New Roman"/>
          <w:sz w:val="24"/>
          <w:szCs w:val="24"/>
        </w:rPr>
        <w:t xml:space="preserve">. </w:t>
      </w:r>
      <w:commentRangeStart w:id="61"/>
      <w:commentRangeStart w:id="62"/>
      <w:r w:rsidR="00F33B80">
        <w:rPr>
          <w:rFonts w:ascii="Times New Roman" w:eastAsia="Times New Roman" w:hAnsi="Times New Roman" w:cs="Times New Roman"/>
          <w:sz w:val="24"/>
          <w:szCs w:val="24"/>
        </w:rPr>
        <w:t>I</w:t>
      </w:r>
      <w:r w:rsidR="0063763C">
        <w:rPr>
          <w:rFonts w:ascii="Times New Roman" w:eastAsia="Times New Roman" w:hAnsi="Times New Roman" w:cs="Times New Roman"/>
          <w:sz w:val="24"/>
          <w:szCs w:val="24"/>
        </w:rPr>
        <w:t>l serait nécessaire de déceler les croyances marquantes des voyageurs, qui en accord avec la théorie du comportement planifié</w:t>
      </w:r>
      <w:r>
        <w:rPr>
          <w:rFonts w:ascii="Times New Roman" w:eastAsia="Times New Roman" w:hAnsi="Times New Roman" w:cs="Times New Roman"/>
          <w:sz w:val="24"/>
          <w:szCs w:val="24"/>
        </w:rPr>
        <w:t>,</w:t>
      </w:r>
      <w:r w:rsidR="0063763C">
        <w:rPr>
          <w:rFonts w:ascii="Times New Roman" w:eastAsia="Times New Roman" w:hAnsi="Times New Roman" w:cs="Times New Roman"/>
          <w:sz w:val="24"/>
          <w:szCs w:val="24"/>
        </w:rPr>
        <w:t xml:space="preserve"> seraient les déterminants immédiats de l’attitude</w:t>
      </w:r>
      <w:r w:rsidR="000379FC">
        <w:rPr>
          <w:rFonts w:ascii="Times New Roman" w:eastAsia="Times New Roman" w:hAnsi="Times New Roman" w:cs="Times New Roman"/>
          <w:sz w:val="24"/>
          <w:szCs w:val="24"/>
        </w:rPr>
        <w:t>, no</w:t>
      </w:r>
      <w:r>
        <w:rPr>
          <w:rFonts w:ascii="Times New Roman" w:eastAsia="Times New Roman" w:hAnsi="Times New Roman" w:cs="Times New Roman"/>
          <w:sz w:val="24"/>
          <w:szCs w:val="24"/>
        </w:rPr>
        <w:t>r</w:t>
      </w:r>
      <w:r w:rsidR="000379FC">
        <w:rPr>
          <w:rFonts w:ascii="Times New Roman" w:eastAsia="Times New Roman" w:hAnsi="Times New Roman" w:cs="Times New Roman"/>
          <w:sz w:val="24"/>
          <w:szCs w:val="24"/>
        </w:rPr>
        <w:t>me subjective et du contrôle comportemental perçu</w:t>
      </w:r>
      <w:r w:rsidR="0063763C">
        <w:rPr>
          <w:rFonts w:ascii="Times New Roman" w:eastAsia="Times New Roman" w:hAnsi="Times New Roman" w:cs="Times New Roman"/>
          <w:sz w:val="24"/>
          <w:szCs w:val="24"/>
        </w:rPr>
        <w:t xml:space="preserve">. </w:t>
      </w:r>
      <w:commentRangeEnd w:id="61"/>
      <w:r w:rsidR="00F33B80">
        <w:rPr>
          <w:rStyle w:val="CommentReference"/>
        </w:rPr>
        <w:commentReference w:id="61"/>
      </w:r>
      <w:commentRangeEnd w:id="62"/>
      <w:r w:rsidR="00BA627A">
        <w:rPr>
          <w:rStyle w:val="CommentReference"/>
        </w:rPr>
        <w:commentReference w:id="62"/>
      </w:r>
      <w:r w:rsidR="000379FC">
        <w:rPr>
          <w:rFonts w:ascii="Times New Roman" w:eastAsia="Times New Roman" w:hAnsi="Times New Roman" w:cs="Times New Roman"/>
          <w:sz w:val="24"/>
          <w:szCs w:val="24"/>
        </w:rPr>
        <w:t xml:space="preserve">Dans cet objectif, des </w:t>
      </w:r>
      <w:commentRangeStart w:id="63"/>
      <w:r w:rsidR="000379FC">
        <w:rPr>
          <w:rFonts w:ascii="Times New Roman" w:eastAsia="Times New Roman" w:hAnsi="Times New Roman" w:cs="Times New Roman"/>
          <w:sz w:val="24"/>
          <w:szCs w:val="24"/>
        </w:rPr>
        <w:t xml:space="preserve">entretiens </w:t>
      </w:r>
      <w:commentRangeEnd w:id="63"/>
      <w:r w:rsidR="003701CD">
        <w:rPr>
          <w:rStyle w:val="CommentReference"/>
        </w:rPr>
        <w:commentReference w:id="63"/>
      </w:r>
      <w:r w:rsidR="000379FC">
        <w:rPr>
          <w:rFonts w:ascii="Times New Roman" w:eastAsia="Times New Roman" w:hAnsi="Times New Roman" w:cs="Times New Roman"/>
          <w:sz w:val="24"/>
          <w:szCs w:val="24"/>
        </w:rPr>
        <w:t>avec des voyageurs devront être réalisés, pour ensuite créer un questionnaire reprenant les éléments identifiés.</w:t>
      </w:r>
      <w:r w:rsidR="002977BA">
        <w:rPr>
          <w:rFonts w:ascii="Times New Roman" w:eastAsia="Times New Roman" w:hAnsi="Times New Roman" w:cs="Times New Roman"/>
          <w:sz w:val="24"/>
          <w:szCs w:val="24"/>
        </w:rPr>
        <w:t xml:space="preserve"> </w:t>
      </w:r>
      <w:commentRangeStart w:id="64"/>
      <w:del w:id="65" w:author="Lucia Bosone" w:date="2021-04-22T22:21:00Z">
        <w:r w:rsidR="002977BA" w:rsidDel="00BA627A">
          <w:rPr>
            <w:rFonts w:ascii="Times New Roman" w:eastAsia="Times New Roman" w:hAnsi="Times New Roman" w:cs="Times New Roman"/>
            <w:sz w:val="24"/>
            <w:szCs w:val="24"/>
          </w:rPr>
          <w:delText>Le questionnaire devrait subir une validation, voir</w:delText>
        </w:r>
        <w:r w:rsidR="003701CD" w:rsidDel="00BA627A">
          <w:rPr>
            <w:rFonts w:ascii="Times New Roman" w:eastAsia="Times New Roman" w:hAnsi="Times New Roman" w:cs="Times New Roman"/>
            <w:sz w:val="24"/>
            <w:szCs w:val="24"/>
          </w:rPr>
          <w:delText>e</w:delText>
        </w:r>
        <w:r w:rsidR="002977BA" w:rsidDel="00BA627A">
          <w:rPr>
            <w:rFonts w:ascii="Times New Roman" w:eastAsia="Times New Roman" w:hAnsi="Times New Roman" w:cs="Times New Roman"/>
            <w:sz w:val="24"/>
            <w:szCs w:val="24"/>
          </w:rPr>
          <w:delText xml:space="preserve"> peut être des modifications.</w:delText>
        </w:r>
        <w:commentRangeEnd w:id="64"/>
        <w:r w:rsidR="00B30695" w:rsidDel="00BA627A">
          <w:rPr>
            <w:rStyle w:val="CommentReference"/>
          </w:rPr>
          <w:commentReference w:id="64"/>
        </w:r>
        <w:r w:rsidDel="00BA627A">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Ici la population visée </w:t>
      </w:r>
      <w:del w:id="66" w:author="Lucia Bosone" w:date="2021-04-22T22:21:00Z">
        <w:r w:rsidDel="00BA627A">
          <w:rPr>
            <w:rFonts w:ascii="Times New Roman" w:eastAsia="Times New Roman" w:hAnsi="Times New Roman" w:cs="Times New Roman"/>
            <w:sz w:val="24"/>
            <w:szCs w:val="24"/>
          </w:rPr>
          <w:delText xml:space="preserve">devrait être </w:delText>
        </w:r>
        <w:commentRangeStart w:id="67"/>
        <w:r w:rsidDel="00BA627A">
          <w:rPr>
            <w:rFonts w:ascii="Times New Roman" w:eastAsia="Times New Roman" w:hAnsi="Times New Roman" w:cs="Times New Roman"/>
            <w:sz w:val="24"/>
            <w:szCs w:val="24"/>
          </w:rPr>
          <w:delText>dite normale, c’est-à-dire</w:delText>
        </w:r>
      </w:del>
      <w:ins w:id="68" w:author="Lucia Bosone" w:date="2021-04-22T22:21:00Z">
        <w:r w:rsidR="00BA627A">
          <w:rPr>
            <w:rFonts w:ascii="Times New Roman" w:eastAsia="Times New Roman" w:hAnsi="Times New Roman" w:cs="Times New Roman"/>
            <w:sz w:val="24"/>
            <w:szCs w:val="24"/>
          </w:rPr>
          <w:t xml:space="preserve">sera de </w:t>
        </w:r>
      </w:ins>
      <w:ins w:id="69" w:author="Lucia Bosone" w:date="2021-04-22T22:22:00Z">
        <w:r w:rsidR="00BA627A">
          <w:rPr>
            <w:rFonts w:ascii="Times New Roman" w:eastAsia="Times New Roman" w:hAnsi="Times New Roman" w:cs="Times New Roman"/>
            <w:sz w:val="24"/>
            <w:szCs w:val="24"/>
          </w:rPr>
          <w:t>tout-venants</w:t>
        </w:r>
      </w:ins>
      <w:ins w:id="70" w:author="Lucia Bosone" w:date="2021-04-22T22:21:00Z">
        <w:r w:rsidR="00BA627A">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sans problème</w:t>
      </w:r>
      <w:ins w:id="71" w:author="Lucia Bosone" w:date="2021-04-22T22:22:00Z">
        <w:r w:rsidR="00BA627A">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de mobilité ou de déficience mentale</w:t>
      </w:r>
      <w:ins w:id="72" w:author="Lucia Bosone" w:date="2021-04-22T22:22:00Z">
        <w:r w:rsidR="00BA627A">
          <w:rPr>
            <w:rFonts w:ascii="Times New Roman" w:eastAsia="Times New Roman" w:hAnsi="Times New Roman" w:cs="Times New Roman"/>
            <w:sz w:val="24"/>
            <w:szCs w:val="24"/>
          </w:rPr>
          <w:t> ; leurs</w:t>
        </w:r>
      </w:ins>
      <w:del w:id="73" w:author="Lucia Bosone" w:date="2021-04-22T22:22:00Z">
        <w:r w:rsidDel="00BA627A">
          <w:rPr>
            <w:rFonts w:ascii="Times New Roman" w:eastAsia="Times New Roman" w:hAnsi="Times New Roman" w:cs="Times New Roman"/>
            <w:sz w:val="24"/>
            <w:szCs w:val="24"/>
          </w:rPr>
          <w:delText>.</w:delText>
        </w:r>
      </w:del>
      <w:commentRangeEnd w:id="67"/>
      <w:r w:rsidR="00B30695">
        <w:rPr>
          <w:rStyle w:val="CommentReference"/>
        </w:rPr>
        <w:commentReference w:id="67"/>
      </w:r>
      <w:del w:id="74" w:author="Lucia Bosone" w:date="2021-04-22T22:22:00Z">
        <w:r w:rsidDel="00BA627A">
          <w:rPr>
            <w:rFonts w:ascii="Times New Roman" w:eastAsia="Times New Roman" w:hAnsi="Times New Roman" w:cs="Times New Roman"/>
            <w:sz w:val="24"/>
            <w:szCs w:val="24"/>
          </w:rPr>
          <w:delText xml:space="preserve"> </w:delText>
        </w:r>
        <w:r w:rsidR="002977BA" w:rsidDel="00BA627A">
          <w:rPr>
            <w:rFonts w:ascii="Times New Roman" w:eastAsia="Times New Roman" w:hAnsi="Times New Roman" w:cs="Times New Roman"/>
            <w:sz w:val="24"/>
            <w:szCs w:val="24"/>
          </w:rPr>
          <w:delText>Un questionnaire supplémentaire sur les</w:delText>
        </w:r>
      </w:del>
      <w:r w:rsidR="002977BA">
        <w:rPr>
          <w:rFonts w:ascii="Times New Roman" w:eastAsia="Times New Roman" w:hAnsi="Times New Roman" w:cs="Times New Roman"/>
          <w:sz w:val="24"/>
          <w:szCs w:val="24"/>
        </w:rPr>
        <w:t xml:space="preserve"> caractéristiques personnelles (</w:t>
      </w:r>
      <w:proofErr w:type="spellStart"/>
      <w:r w:rsidR="002977BA">
        <w:rPr>
          <w:rFonts w:ascii="Times New Roman" w:eastAsia="Times New Roman" w:hAnsi="Times New Roman" w:cs="Times New Roman"/>
          <w:sz w:val="24"/>
          <w:szCs w:val="24"/>
        </w:rPr>
        <w:t>age</w:t>
      </w:r>
      <w:proofErr w:type="spellEnd"/>
      <w:r w:rsidR="002977BA">
        <w:rPr>
          <w:rFonts w:ascii="Times New Roman" w:eastAsia="Times New Roman" w:hAnsi="Times New Roman" w:cs="Times New Roman"/>
          <w:sz w:val="24"/>
          <w:szCs w:val="24"/>
        </w:rPr>
        <w:t>, sexe, niveau d’étude, etc..)</w:t>
      </w:r>
      <w:ins w:id="75" w:author="Lucia Bosone" w:date="2021-04-22T22:22:00Z">
        <w:r w:rsidR="00BA627A">
          <w:rPr>
            <w:rFonts w:ascii="Times New Roman" w:eastAsia="Times New Roman" w:hAnsi="Times New Roman" w:cs="Times New Roman"/>
            <w:sz w:val="24"/>
            <w:szCs w:val="24"/>
          </w:rPr>
          <w:t xml:space="preserve"> ainsi que leur</w:t>
        </w:r>
      </w:ins>
      <w:del w:id="76" w:author="Lucia Bosone" w:date="2021-04-22T22:22:00Z">
        <w:r w:rsidR="002977BA" w:rsidDel="00BA627A">
          <w:rPr>
            <w:rFonts w:ascii="Times New Roman" w:eastAsia="Times New Roman" w:hAnsi="Times New Roman" w:cs="Times New Roman"/>
            <w:sz w:val="24"/>
            <w:szCs w:val="24"/>
          </w:rPr>
          <w:delText>, l’</w:delText>
        </w:r>
      </w:del>
      <w:ins w:id="77" w:author="Lucia Bosone" w:date="2021-04-22T22:22:00Z">
        <w:r w:rsidR="00BA627A">
          <w:rPr>
            <w:rFonts w:ascii="Times New Roman" w:eastAsia="Times New Roman" w:hAnsi="Times New Roman" w:cs="Times New Roman"/>
            <w:sz w:val="24"/>
            <w:szCs w:val="24"/>
          </w:rPr>
          <w:t xml:space="preserve"> </w:t>
        </w:r>
      </w:ins>
      <w:r w:rsidR="002977BA">
        <w:rPr>
          <w:rFonts w:ascii="Times New Roman" w:eastAsia="Times New Roman" w:hAnsi="Times New Roman" w:cs="Times New Roman"/>
          <w:sz w:val="24"/>
          <w:szCs w:val="24"/>
        </w:rPr>
        <w:t xml:space="preserve">habitude des transports en commun </w:t>
      </w:r>
      <w:del w:id="78" w:author="Lucia Bosone" w:date="2021-04-22T22:22:00Z">
        <w:r w:rsidR="002977BA" w:rsidDel="00BA627A">
          <w:rPr>
            <w:rFonts w:ascii="Times New Roman" w:eastAsia="Times New Roman" w:hAnsi="Times New Roman" w:cs="Times New Roman"/>
            <w:sz w:val="24"/>
            <w:szCs w:val="24"/>
          </w:rPr>
          <w:delText>devrait être réalisé</w:delText>
        </w:r>
      </w:del>
      <w:ins w:id="79" w:author="Lucia Bosone" w:date="2021-04-22T22:22:00Z">
        <w:r w:rsidR="00BA627A">
          <w:rPr>
            <w:rFonts w:ascii="Times New Roman" w:eastAsia="Times New Roman" w:hAnsi="Times New Roman" w:cs="Times New Roman"/>
            <w:sz w:val="24"/>
            <w:szCs w:val="24"/>
          </w:rPr>
          <w:t xml:space="preserve">seront </w:t>
        </w:r>
        <w:proofErr w:type="spellStart"/>
        <w:r w:rsidR="00BA627A">
          <w:rPr>
            <w:rFonts w:ascii="Times New Roman" w:eastAsia="Times New Roman" w:hAnsi="Times New Roman" w:cs="Times New Roman"/>
            <w:sz w:val="24"/>
            <w:szCs w:val="24"/>
          </w:rPr>
          <w:t>mésurées</w:t>
        </w:r>
      </w:ins>
      <w:proofErr w:type="spellEnd"/>
      <w:r w:rsidR="002977BA">
        <w:rPr>
          <w:rFonts w:ascii="Times New Roman" w:eastAsia="Times New Roman" w:hAnsi="Times New Roman" w:cs="Times New Roman"/>
          <w:sz w:val="24"/>
          <w:szCs w:val="24"/>
        </w:rPr>
        <w:t>, puisque ces facteurs individuels pourraient avoir un impact sur les résultats.</w:t>
      </w:r>
      <w:r w:rsidR="00F23CE7">
        <w:rPr>
          <w:rFonts w:ascii="Times New Roman" w:eastAsia="Times New Roman" w:hAnsi="Times New Roman" w:cs="Times New Roman"/>
          <w:sz w:val="24"/>
          <w:szCs w:val="24"/>
        </w:rPr>
        <w:t xml:space="preserve"> </w:t>
      </w:r>
      <w:del w:id="80" w:author="Lucia Bosone" w:date="2021-04-22T22:23:00Z">
        <w:r w:rsidR="00F23CE7" w:rsidDel="00F21D61">
          <w:rPr>
            <w:rFonts w:ascii="Times New Roman" w:eastAsia="Times New Roman" w:hAnsi="Times New Roman" w:cs="Times New Roman"/>
            <w:sz w:val="24"/>
            <w:szCs w:val="24"/>
          </w:rPr>
          <w:delText>A partir des éléments de la littérature et de l’axe exploratoire, nous devrions être en mesure</w:delText>
        </w:r>
      </w:del>
    </w:p>
    <w:p w14:paraId="64E2BB99" w14:textId="2CF84AD1" w:rsidR="00B2197F" w:rsidRDefault="00F21D61">
      <w:pPr>
        <w:jc w:val="both"/>
        <w:rPr>
          <w:rFonts w:ascii="Times New Roman" w:eastAsia="Times New Roman" w:hAnsi="Times New Roman" w:cs="Times New Roman"/>
          <w:sz w:val="24"/>
          <w:szCs w:val="24"/>
        </w:rPr>
      </w:pPr>
      <w:ins w:id="81" w:author="Lucia Bosone" w:date="2021-04-22T22:23:00Z">
        <w:r>
          <w:rPr>
            <w:rFonts w:ascii="Times New Roman" w:eastAsia="Times New Roman" w:hAnsi="Times New Roman" w:cs="Times New Roman"/>
            <w:sz w:val="24"/>
            <w:szCs w:val="24"/>
          </w:rPr>
          <w:t>Les résultats de ce premier axe de la thèse nous permettront</w:t>
        </w:r>
      </w:ins>
      <w:r w:rsidR="00F23CE7">
        <w:rPr>
          <w:rFonts w:ascii="Times New Roman" w:eastAsia="Times New Roman" w:hAnsi="Times New Roman" w:cs="Times New Roman"/>
          <w:sz w:val="24"/>
          <w:szCs w:val="24"/>
        </w:rPr>
        <w:t xml:space="preserve"> de </w:t>
      </w:r>
      <w:r w:rsidR="003701CD">
        <w:rPr>
          <w:rFonts w:ascii="Times New Roman" w:eastAsia="Times New Roman" w:hAnsi="Times New Roman" w:cs="Times New Roman"/>
          <w:sz w:val="24"/>
          <w:szCs w:val="24"/>
        </w:rPr>
        <w:t>proposer</w:t>
      </w:r>
      <w:r w:rsidR="00F23CE7">
        <w:rPr>
          <w:rFonts w:ascii="Times New Roman" w:eastAsia="Times New Roman" w:hAnsi="Times New Roman" w:cs="Times New Roman"/>
          <w:sz w:val="24"/>
          <w:szCs w:val="24"/>
        </w:rPr>
        <w:t xml:space="preserve"> </w:t>
      </w:r>
      <w:r w:rsidR="003701CD">
        <w:rPr>
          <w:rFonts w:ascii="Times New Roman" w:eastAsia="Times New Roman" w:hAnsi="Times New Roman" w:cs="Times New Roman"/>
          <w:sz w:val="24"/>
          <w:szCs w:val="24"/>
        </w:rPr>
        <w:t>un</w:t>
      </w:r>
      <w:r w:rsidR="00F23CE7">
        <w:rPr>
          <w:rFonts w:ascii="Times New Roman" w:eastAsia="Times New Roman" w:hAnsi="Times New Roman" w:cs="Times New Roman"/>
          <w:sz w:val="24"/>
          <w:szCs w:val="24"/>
        </w:rPr>
        <w:t xml:space="preserve"> modèle des déterminants des </w:t>
      </w:r>
      <w:commentRangeStart w:id="82"/>
      <w:r w:rsidR="00F23CE7">
        <w:rPr>
          <w:rFonts w:ascii="Times New Roman" w:eastAsia="Times New Roman" w:hAnsi="Times New Roman" w:cs="Times New Roman"/>
          <w:sz w:val="24"/>
          <w:szCs w:val="24"/>
        </w:rPr>
        <w:t>comportements</w:t>
      </w:r>
      <w:commentRangeEnd w:id="82"/>
      <w:r>
        <w:rPr>
          <w:rStyle w:val="CommentReference"/>
        </w:rPr>
        <w:commentReference w:id="82"/>
      </w:r>
      <w:r w:rsidR="00F23CE7">
        <w:rPr>
          <w:rFonts w:ascii="Times New Roman" w:eastAsia="Times New Roman" w:hAnsi="Times New Roman" w:cs="Times New Roman"/>
          <w:sz w:val="24"/>
          <w:szCs w:val="24"/>
        </w:rPr>
        <w:t>.</w:t>
      </w:r>
    </w:p>
    <w:p w14:paraId="036F6878" w14:textId="6DC9CE75" w:rsidR="006144D9" w:rsidRDefault="00D8073B">
      <w:pPr>
        <w:jc w:val="both"/>
        <w:rPr>
          <w:rFonts w:ascii="Times New Roman" w:eastAsia="Times New Roman" w:hAnsi="Times New Roman" w:cs="Times New Roman"/>
          <w:sz w:val="24"/>
          <w:szCs w:val="24"/>
        </w:rPr>
      </w:pPr>
      <w:r w:rsidRPr="00286716">
        <w:rPr>
          <w:rFonts w:ascii="Times New Roman" w:eastAsia="Times New Roman" w:hAnsi="Times New Roman" w:cs="Times New Roman"/>
          <w:b/>
          <w:i/>
          <w:sz w:val="24"/>
          <w:szCs w:val="24"/>
        </w:rPr>
        <w:t>Axe expérimental</w:t>
      </w:r>
      <w:r>
        <w:rPr>
          <w:rFonts w:ascii="Times New Roman" w:eastAsia="Times New Roman" w:hAnsi="Times New Roman" w:cs="Times New Roman"/>
          <w:sz w:val="24"/>
          <w:szCs w:val="24"/>
        </w:rPr>
        <w:t xml:space="preserve"> – Après avoir créé un modèle incluant l’ensemble des facteurs identifiés, il faudra</w:t>
      </w:r>
      <w:r w:rsidR="00127DD6">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réaliser une </w:t>
      </w:r>
      <w:r w:rsidR="00127DD6">
        <w:rPr>
          <w:rFonts w:ascii="Times New Roman" w:eastAsia="Times New Roman" w:hAnsi="Times New Roman" w:cs="Times New Roman"/>
          <w:sz w:val="24"/>
          <w:szCs w:val="24"/>
        </w:rPr>
        <w:t>étude</w:t>
      </w:r>
      <w:r>
        <w:rPr>
          <w:rFonts w:ascii="Times New Roman" w:eastAsia="Times New Roman" w:hAnsi="Times New Roman" w:cs="Times New Roman"/>
          <w:sz w:val="24"/>
          <w:szCs w:val="24"/>
        </w:rPr>
        <w:t xml:space="preserve"> afin de tester et valider le modèle.</w:t>
      </w:r>
      <w:r w:rsidR="00127DD6">
        <w:rPr>
          <w:rFonts w:ascii="Times New Roman" w:eastAsia="Times New Roman" w:hAnsi="Times New Roman" w:cs="Times New Roman"/>
          <w:sz w:val="24"/>
          <w:szCs w:val="24"/>
        </w:rPr>
        <w:t xml:space="preserve"> Pour ce faire, l’étude </w:t>
      </w:r>
      <w:r w:rsidR="003701CD">
        <w:rPr>
          <w:rFonts w:ascii="Times New Roman" w:eastAsia="Times New Roman" w:hAnsi="Times New Roman" w:cs="Times New Roman"/>
          <w:sz w:val="24"/>
          <w:szCs w:val="24"/>
        </w:rPr>
        <w:t>pourrait</w:t>
      </w:r>
      <w:r w:rsidR="00127DD6">
        <w:rPr>
          <w:rFonts w:ascii="Times New Roman" w:eastAsia="Times New Roman" w:hAnsi="Times New Roman" w:cs="Times New Roman"/>
          <w:sz w:val="24"/>
          <w:szCs w:val="24"/>
        </w:rPr>
        <w:t xml:space="preserve"> être réalisée à l’aide de simulations en réalité virtuelle, afin de pouvoir contrôler </w:t>
      </w:r>
      <w:r w:rsidR="003701CD">
        <w:rPr>
          <w:rFonts w:ascii="Times New Roman" w:eastAsia="Times New Roman" w:hAnsi="Times New Roman" w:cs="Times New Roman"/>
          <w:sz w:val="24"/>
          <w:szCs w:val="24"/>
        </w:rPr>
        <w:t xml:space="preserve">un </w:t>
      </w:r>
      <w:r w:rsidR="00127DD6">
        <w:rPr>
          <w:rFonts w:ascii="Times New Roman" w:eastAsia="Times New Roman" w:hAnsi="Times New Roman" w:cs="Times New Roman"/>
          <w:sz w:val="24"/>
          <w:szCs w:val="24"/>
        </w:rPr>
        <w:t>ensemble des variables et mettre à l’épreuve le modèle.</w:t>
      </w:r>
      <w:r w:rsidR="00533479">
        <w:rPr>
          <w:rFonts w:ascii="Times New Roman" w:eastAsia="Times New Roman" w:hAnsi="Times New Roman" w:cs="Times New Roman"/>
          <w:sz w:val="24"/>
          <w:szCs w:val="24"/>
        </w:rPr>
        <w:t xml:space="preserve"> </w:t>
      </w:r>
      <w:r w:rsidR="00127DD6">
        <w:rPr>
          <w:rFonts w:ascii="Times New Roman" w:eastAsia="Times New Roman" w:hAnsi="Times New Roman" w:cs="Times New Roman"/>
          <w:sz w:val="24"/>
          <w:szCs w:val="24"/>
        </w:rPr>
        <w:t xml:space="preserve">De ce fait nous devrons utiliser le questionnaire créé lors de la première étude, mesurer le </w:t>
      </w:r>
      <w:commentRangeStart w:id="83"/>
      <w:r w:rsidR="00127DD6">
        <w:rPr>
          <w:rFonts w:ascii="Times New Roman" w:eastAsia="Times New Roman" w:hAnsi="Times New Roman" w:cs="Times New Roman"/>
          <w:sz w:val="24"/>
          <w:szCs w:val="24"/>
        </w:rPr>
        <w:t>jugement du passage du temps</w:t>
      </w:r>
      <w:commentRangeEnd w:id="83"/>
      <w:r w:rsidR="00127DD6">
        <w:rPr>
          <w:rStyle w:val="CommentReference"/>
        </w:rPr>
        <w:commentReference w:id="83"/>
      </w:r>
      <w:r w:rsidR="006144D9">
        <w:rPr>
          <w:rFonts w:ascii="Times New Roman" w:eastAsia="Times New Roman" w:hAnsi="Times New Roman" w:cs="Times New Roman"/>
          <w:sz w:val="24"/>
          <w:szCs w:val="24"/>
        </w:rPr>
        <w:t xml:space="preserve"> et contrôler </w:t>
      </w:r>
      <w:commentRangeStart w:id="84"/>
      <w:r w:rsidR="006144D9">
        <w:rPr>
          <w:rFonts w:ascii="Times New Roman" w:eastAsia="Times New Roman" w:hAnsi="Times New Roman" w:cs="Times New Roman"/>
          <w:sz w:val="24"/>
          <w:szCs w:val="24"/>
        </w:rPr>
        <w:t>l’état émotionnel des participants</w:t>
      </w:r>
      <w:commentRangeEnd w:id="84"/>
      <w:r w:rsidR="006144D9">
        <w:rPr>
          <w:rStyle w:val="CommentReference"/>
        </w:rPr>
        <w:commentReference w:id="84"/>
      </w:r>
      <w:r w:rsidR="006144D9">
        <w:rPr>
          <w:rFonts w:ascii="Times New Roman" w:eastAsia="Times New Roman" w:hAnsi="Times New Roman" w:cs="Times New Roman"/>
          <w:sz w:val="24"/>
          <w:szCs w:val="24"/>
        </w:rPr>
        <w:t xml:space="preserve">. Cette étude pourrait nous faire entrevoir les interactions entre les différents éléments identifiés. </w:t>
      </w:r>
      <w:commentRangeStart w:id="85"/>
      <w:r w:rsidR="00533479">
        <w:rPr>
          <w:rFonts w:ascii="Times New Roman" w:eastAsia="Times New Roman" w:hAnsi="Times New Roman" w:cs="Times New Roman"/>
          <w:sz w:val="24"/>
          <w:szCs w:val="24"/>
        </w:rPr>
        <w:t xml:space="preserve">Nous pouvons supposer que l’activité d’embarquement fait intervenir des processus différents </w:t>
      </w:r>
      <w:r w:rsidR="003701CD">
        <w:rPr>
          <w:rFonts w:ascii="Times New Roman" w:eastAsia="Times New Roman" w:hAnsi="Times New Roman" w:cs="Times New Roman"/>
          <w:sz w:val="24"/>
          <w:szCs w:val="24"/>
        </w:rPr>
        <w:t>de ceux impliqués dans</w:t>
      </w:r>
      <w:r w:rsidR="00533479">
        <w:rPr>
          <w:rFonts w:ascii="Times New Roman" w:eastAsia="Times New Roman" w:hAnsi="Times New Roman" w:cs="Times New Roman"/>
          <w:sz w:val="24"/>
          <w:szCs w:val="24"/>
        </w:rPr>
        <w:t xml:space="preserve"> </w:t>
      </w:r>
      <w:r w:rsidR="009B2D8A">
        <w:rPr>
          <w:rFonts w:ascii="Times New Roman" w:eastAsia="Times New Roman" w:hAnsi="Times New Roman" w:cs="Times New Roman"/>
          <w:sz w:val="24"/>
          <w:szCs w:val="24"/>
        </w:rPr>
        <w:t xml:space="preserve">le désembarquement. </w:t>
      </w:r>
      <w:commentRangeEnd w:id="85"/>
      <w:r w:rsidR="003701CD">
        <w:rPr>
          <w:rStyle w:val="CommentReference"/>
        </w:rPr>
        <w:commentReference w:id="85"/>
      </w:r>
      <w:r w:rsidR="009B2D8A">
        <w:rPr>
          <w:rFonts w:ascii="Times New Roman" w:eastAsia="Times New Roman" w:hAnsi="Times New Roman" w:cs="Times New Roman"/>
          <w:sz w:val="24"/>
          <w:szCs w:val="24"/>
        </w:rPr>
        <w:t>Donc, c</w:t>
      </w:r>
      <w:r w:rsidR="00533479">
        <w:rPr>
          <w:rFonts w:ascii="Times New Roman" w:eastAsia="Times New Roman" w:hAnsi="Times New Roman" w:cs="Times New Roman"/>
          <w:sz w:val="24"/>
          <w:szCs w:val="24"/>
        </w:rPr>
        <w:t xml:space="preserve">ette étude devrait mettre en pratique deux conditions : l’embarquement &amp; le </w:t>
      </w:r>
      <w:commentRangeStart w:id="86"/>
      <w:r w:rsidR="00533479">
        <w:rPr>
          <w:rFonts w:ascii="Times New Roman" w:eastAsia="Times New Roman" w:hAnsi="Times New Roman" w:cs="Times New Roman"/>
          <w:sz w:val="24"/>
          <w:szCs w:val="24"/>
        </w:rPr>
        <w:t>désembarquement</w:t>
      </w:r>
      <w:commentRangeEnd w:id="86"/>
      <w:r w:rsidR="009B2D8A">
        <w:rPr>
          <w:rStyle w:val="CommentReference"/>
        </w:rPr>
        <w:commentReference w:id="86"/>
      </w:r>
      <w:r w:rsidR="009B2D8A">
        <w:rPr>
          <w:rFonts w:ascii="Times New Roman" w:eastAsia="Times New Roman" w:hAnsi="Times New Roman" w:cs="Times New Roman"/>
          <w:sz w:val="24"/>
          <w:szCs w:val="24"/>
        </w:rPr>
        <w:t>.</w:t>
      </w:r>
      <w:r w:rsidR="00533479">
        <w:rPr>
          <w:rFonts w:ascii="Times New Roman" w:eastAsia="Times New Roman" w:hAnsi="Times New Roman" w:cs="Times New Roman"/>
          <w:sz w:val="24"/>
          <w:szCs w:val="24"/>
        </w:rPr>
        <w:t xml:space="preserve"> </w:t>
      </w:r>
      <w:r w:rsidR="006144D9">
        <w:rPr>
          <w:rFonts w:ascii="Times New Roman" w:eastAsia="Times New Roman" w:hAnsi="Times New Roman" w:cs="Times New Roman"/>
          <w:sz w:val="24"/>
          <w:szCs w:val="24"/>
        </w:rPr>
        <w:t xml:space="preserve">Enfin, une dernière étude </w:t>
      </w:r>
      <w:r w:rsidR="003701CD">
        <w:rPr>
          <w:rFonts w:ascii="Times New Roman" w:eastAsia="Times New Roman" w:hAnsi="Times New Roman" w:cs="Times New Roman"/>
          <w:sz w:val="24"/>
          <w:szCs w:val="24"/>
        </w:rPr>
        <w:t>pourrait</w:t>
      </w:r>
      <w:r w:rsidR="006144D9">
        <w:rPr>
          <w:rFonts w:ascii="Times New Roman" w:eastAsia="Times New Roman" w:hAnsi="Times New Roman" w:cs="Times New Roman"/>
          <w:sz w:val="24"/>
          <w:szCs w:val="24"/>
        </w:rPr>
        <w:t xml:space="preserve"> être conduite à l’aide d’une maquette </w:t>
      </w:r>
      <w:proofErr w:type="gramStart"/>
      <w:r w:rsidR="006144D9">
        <w:rPr>
          <w:rFonts w:ascii="Times New Roman" w:eastAsia="Times New Roman" w:hAnsi="Times New Roman" w:cs="Times New Roman"/>
          <w:sz w:val="24"/>
          <w:szCs w:val="24"/>
        </w:rPr>
        <w:t>1:</w:t>
      </w:r>
      <w:proofErr w:type="gramEnd"/>
      <w:r w:rsidR="006144D9">
        <w:rPr>
          <w:rFonts w:ascii="Times New Roman" w:eastAsia="Times New Roman" w:hAnsi="Times New Roman" w:cs="Times New Roman"/>
          <w:sz w:val="24"/>
          <w:szCs w:val="24"/>
        </w:rPr>
        <w:t xml:space="preserve">1 de </w:t>
      </w:r>
      <w:r w:rsidR="003701CD">
        <w:rPr>
          <w:rFonts w:ascii="Times New Roman" w:eastAsia="Times New Roman" w:hAnsi="Times New Roman" w:cs="Times New Roman"/>
          <w:sz w:val="24"/>
          <w:szCs w:val="24"/>
        </w:rPr>
        <w:t>l’</w:t>
      </w:r>
      <w:r w:rsidR="006144D9">
        <w:rPr>
          <w:rFonts w:ascii="Times New Roman" w:eastAsia="Times New Roman" w:hAnsi="Times New Roman" w:cs="Times New Roman"/>
          <w:sz w:val="24"/>
          <w:szCs w:val="24"/>
        </w:rPr>
        <w:t xml:space="preserve">interface quai-train-voie, afin de pouvoir </w:t>
      </w:r>
      <w:r w:rsidR="003701CD">
        <w:rPr>
          <w:rFonts w:ascii="Times New Roman" w:eastAsia="Times New Roman" w:hAnsi="Times New Roman" w:cs="Times New Roman"/>
          <w:sz w:val="24"/>
          <w:szCs w:val="24"/>
        </w:rPr>
        <w:t>répliquer</w:t>
      </w:r>
      <w:r w:rsidR="006144D9">
        <w:rPr>
          <w:rFonts w:ascii="Times New Roman" w:eastAsia="Times New Roman" w:hAnsi="Times New Roman" w:cs="Times New Roman"/>
          <w:sz w:val="24"/>
          <w:szCs w:val="24"/>
        </w:rPr>
        <w:t xml:space="preserve"> l’étude précédente dans des conditions </w:t>
      </w:r>
      <w:r w:rsidR="003701CD">
        <w:rPr>
          <w:rFonts w:ascii="Times New Roman" w:eastAsia="Times New Roman" w:hAnsi="Times New Roman" w:cs="Times New Roman"/>
          <w:sz w:val="24"/>
          <w:szCs w:val="24"/>
        </w:rPr>
        <w:t xml:space="preserve">plus </w:t>
      </w:r>
      <w:r w:rsidR="006144D9">
        <w:rPr>
          <w:rFonts w:ascii="Times New Roman" w:eastAsia="Times New Roman" w:hAnsi="Times New Roman" w:cs="Times New Roman"/>
          <w:sz w:val="24"/>
          <w:szCs w:val="24"/>
        </w:rPr>
        <w:t xml:space="preserve">écologiques. En effet, la participation d’un grand nombre de voyageurs permettrait de simuler les foules, et la mesure supplémentaire de l’identité sociale, et des différentes interactions entre voyageurs. </w:t>
      </w:r>
    </w:p>
    <w:p w14:paraId="79E0B58A" w14:textId="4C6301E5" w:rsidR="00CE7D60" w:rsidRPr="00533479" w:rsidRDefault="00533479">
      <w:pPr>
        <w:jc w:val="both"/>
        <w:rPr>
          <w:rFonts w:ascii="Times New Roman" w:eastAsia="Times New Roman" w:hAnsi="Times New Roman" w:cs="Times New Roman"/>
          <w:b/>
          <w:sz w:val="24"/>
          <w:szCs w:val="24"/>
          <w:u w:val="single"/>
        </w:rPr>
      </w:pPr>
      <w:r w:rsidRPr="00533479">
        <w:rPr>
          <w:rFonts w:ascii="Times New Roman" w:eastAsia="Times New Roman" w:hAnsi="Times New Roman" w:cs="Times New Roman"/>
          <w:b/>
          <w:sz w:val="24"/>
          <w:szCs w:val="24"/>
          <w:u w:val="single"/>
        </w:rPr>
        <w:t>Apport &amp; valorisation scientifique</w:t>
      </w:r>
    </w:p>
    <w:p w14:paraId="20731617" w14:textId="6E8EFF24" w:rsidR="00533479" w:rsidRDefault="0053347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présente thèse </w:t>
      </w:r>
      <w:del w:id="87" w:author="Lucia Bosone" w:date="2021-04-22T22:27:00Z">
        <w:r w:rsidDel="00F21D61">
          <w:rPr>
            <w:rFonts w:ascii="Times New Roman" w:eastAsia="Times New Roman" w:hAnsi="Times New Roman" w:cs="Times New Roman"/>
            <w:sz w:val="24"/>
            <w:szCs w:val="24"/>
          </w:rPr>
          <w:delText>devrait apporter</w:delText>
        </w:r>
      </w:del>
      <w:ins w:id="88" w:author="Lucia Bosone" w:date="2021-04-22T22:27:00Z">
        <w:r w:rsidR="00F21D61">
          <w:rPr>
            <w:rFonts w:ascii="Times New Roman" w:eastAsia="Times New Roman" w:hAnsi="Times New Roman" w:cs="Times New Roman"/>
            <w:sz w:val="24"/>
            <w:szCs w:val="24"/>
          </w:rPr>
          <w:t>apportera</w:t>
        </w:r>
      </w:ins>
      <w:r>
        <w:rPr>
          <w:rFonts w:ascii="Times New Roman" w:eastAsia="Times New Roman" w:hAnsi="Times New Roman" w:cs="Times New Roman"/>
          <w:sz w:val="24"/>
          <w:szCs w:val="24"/>
        </w:rPr>
        <w:t xml:space="preserve"> sa contribution, d’un point de vue théorique, dans la compréhension de la prise de décision et l’émergence de comportement dans le cas de la gare, lors de l’activité d’embarquement/désembarquement</w:t>
      </w:r>
      <w:r w:rsidR="009B2D8A">
        <w:rPr>
          <w:rFonts w:ascii="Times New Roman" w:eastAsia="Times New Roman" w:hAnsi="Times New Roman" w:cs="Times New Roman"/>
          <w:sz w:val="24"/>
          <w:szCs w:val="24"/>
        </w:rPr>
        <w:t xml:space="preserve"> et la création d’un modèle. D’un point de vue appliqué, les résultats de ces travaux pourraient être utilisés par les entreprises ferroviaires afin d’améliorer le flux voyageur et la sécurité.</w:t>
      </w:r>
      <w:r>
        <w:rPr>
          <w:rFonts w:ascii="Times New Roman" w:eastAsia="Times New Roman" w:hAnsi="Times New Roman" w:cs="Times New Roman"/>
          <w:sz w:val="24"/>
          <w:szCs w:val="24"/>
        </w:rPr>
        <w:t xml:space="preserve"> </w:t>
      </w:r>
      <w:r w:rsidR="009B2D8A">
        <w:rPr>
          <w:rFonts w:ascii="Times New Roman" w:eastAsia="Times New Roman" w:hAnsi="Times New Roman" w:cs="Times New Roman"/>
          <w:sz w:val="24"/>
          <w:szCs w:val="24"/>
        </w:rPr>
        <w:t xml:space="preserve">Ces recherches </w:t>
      </w:r>
      <w:r w:rsidR="003701CD">
        <w:rPr>
          <w:rFonts w:ascii="Times New Roman" w:eastAsia="Times New Roman" w:hAnsi="Times New Roman" w:cs="Times New Roman"/>
          <w:sz w:val="24"/>
          <w:szCs w:val="24"/>
        </w:rPr>
        <w:t>seront valorisées aussi au</w:t>
      </w:r>
      <w:ins w:id="89" w:author="Lucia Bosone" w:date="2021-04-22T22:27:00Z">
        <w:r w:rsidR="00F21D61">
          <w:rPr>
            <w:rFonts w:ascii="Times New Roman" w:eastAsia="Times New Roman" w:hAnsi="Times New Roman" w:cs="Times New Roman"/>
            <w:sz w:val="24"/>
            <w:szCs w:val="24"/>
          </w:rPr>
          <w:t xml:space="preserve"> </w:t>
        </w:r>
      </w:ins>
      <w:del w:id="90" w:author="Lucia Bosone" w:date="2021-04-22T22:27:00Z">
        <w:r w:rsidR="003701CD" w:rsidDel="00F21D61">
          <w:rPr>
            <w:rFonts w:ascii="Times New Roman" w:eastAsia="Times New Roman" w:hAnsi="Times New Roman" w:cs="Times New Roman"/>
            <w:sz w:val="24"/>
            <w:szCs w:val="24"/>
          </w:rPr>
          <w:delText>b</w:delText>
        </w:r>
      </w:del>
      <w:r w:rsidR="003701CD">
        <w:rPr>
          <w:rFonts w:ascii="Times New Roman" w:eastAsia="Times New Roman" w:hAnsi="Times New Roman" w:cs="Times New Roman"/>
          <w:sz w:val="24"/>
          <w:szCs w:val="24"/>
        </w:rPr>
        <w:t>travers de</w:t>
      </w:r>
      <w:r w:rsidR="009B2D8A">
        <w:rPr>
          <w:rFonts w:ascii="Times New Roman" w:eastAsia="Times New Roman" w:hAnsi="Times New Roman" w:cs="Times New Roman"/>
          <w:sz w:val="24"/>
          <w:szCs w:val="24"/>
        </w:rPr>
        <w:t xml:space="preserve"> publication dans des revues ou conférences spécialisés dans ce domaine.</w:t>
      </w:r>
    </w:p>
    <w:tbl>
      <w:tblPr>
        <w:tblStyle w:val="a"/>
        <w:tblW w:w="10039" w:type="dxa"/>
        <w:tblInd w:w="0" w:type="dxa"/>
        <w:tblLayout w:type="fixed"/>
        <w:tblLook w:val="0400" w:firstRow="0" w:lastRow="0" w:firstColumn="0" w:lastColumn="0" w:noHBand="0" w:noVBand="1"/>
      </w:tblPr>
      <w:tblGrid>
        <w:gridCol w:w="819"/>
        <w:gridCol w:w="160"/>
        <w:gridCol w:w="160"/>
        <w:gridCol w:w="160"/>
        <w:gridCol w:w="160"/>
        <w:gridCol w:w="160"/>
        <w:gridCol w:w="160"/>
        <w:gridCol w:w="160"/>
        <w:gridCol w:w="160"/>
        <w:gridCol w:w="160"/>
        <w:gridCol w:w="160"/>
        <w:gridCol w:w="160"/>
        <w:gridCol w:w="160"/>
        <w:gridCol w:w="340"/>
        <w:gridCol w:w="250"/>
        <w:gridCol w:w="250"/>
        <w:gridCol w:w="250"/>
        <w:gridCol w:w="250"/>
        <w:gridCol w:w="250"/>
        <w:gridCol w:w="250"/>
        <w:gridCol w:w="250"/>
        <w:gridCol w:w="250"/>
        <w:gridCol w:w="250"/>
        <w:gridCol w:w="250"/>
        <w:gridCol w:w="250"/>
        <w:gridCol w:w="250"/>
        <w:gridCol w:w="250"/>
        <w:gridCol w:w="250"/>
        <w:gridCol w:w="250"/>
        <w:gridCol w:w="321"/>
        <w:gridCol w:w="321"/>
        <w:gridCol w:w="321"/>
        <w:gridCol w:w="321"/>
        <w:gridCol w:w="321"/>
        <w:gridCol w:w="321"/>
        <w:gridCol w:w="321"/>
        <w:gridCol w:w="321"/>
        <w:gridCol w:w="321"/>
        <w:gridCol w:w="321"/>
      </w:tblGrid>
      <w:tr w:rsidR="003F46DA" w14:paraId="38B61675" w14:textId="77777777" w:rsidTr="009B2D8A">
        <w:trPr>
          <w:trHeight w:val="258"/>
        </w:trPr>
        <w:tc>
          <w:tcPr>
            <w:tcW w:w="819" w:type="dxa"/>
            <w:tcBorders>
              <w:top w:val="dotted" w:sz="4" w:space="0" w:color="FFFFFF"/>
              <w:left w:val="dotted" w:sz="4" w:space="0" w:color="FFFFFF"/>
              <w:bottom w:val="dotted" w:sz="4" w:space="0" w:color="FFFFFF"/>
              <w:right w:val="dotted" w:sz="4" w:space="0" w:color="FFFFFF"/>
            </w:tcBorders>
            <w:shd w:val="clear" w:color="auto" w:fill="071D28"/>
            <w:vAlign w:val="center"/>
          </w:tcPr>
          <w:p w14:paraId="202CF88A" w14:textId="77777777" w:rsidR="003F46DA" w:rsidRDefault="00D8073B">
            <w:pPr>
              <w:spacing w:after="0" w:line="240" w:lineRule="auto"/>
              <w:jc w:val="center"/>
              <w:rPr>
                <w:rFonts w:ascii="Arial" w:eastAsia="Arial" w:hAnsi="Arial" w:cs="Arial"/>
                <w:b/>
                <w:sz w:val="8"/>
                <w:szCs w:val="8"/>
              </w:rPr>
            </w:pPr>
            <w:r>
              <w:rPr>
                <w:rFonts w:ascii="Arial" w:eastAsia="Arial" w:hAnsi="Arial" w:cs="Arial"/>
                <w:b/>
                <w:sz w:val="8"/>
                <w:szCs w:val="8"/>
              </w:rPr>
              <w:t xml:space="preserve">Tâches </w:t>
            </w:r>
          </w:p>
        </w:tc>
        <w:tc>
          <w:tcPr>
            <w:tcW w:w="640" w:type="dxa"/>
            <w:gridSpan w:val="4"/>
            <w:tcBorders>
              <w:top w:val="nil"/>
              <w:left w:val="nil"/>
              <w:bottom w:val="dotted" w:sz="4" w:space="0" w:color="FFFFFF"/>
              <w:right w:val="nil"/>
            </w:tcBorders>
            <w:shd w:val="clear" w:color="auto" w:fill="071D28"/>
            <w:vAlign w:val="center"/>
          </w:tcPr>
          <w:p w14:paraId="78477E2D" w14:textId="77777777" w:rsidR="003F46DA" w:rsidRDefault="00D8073B">
            <w:pPr>
              <w:spacing w:after="0" w:line="240" w:lineRule="auto"/>
              <w:jc w:val="center"/>
              <w:rPr>
                <w:rFonts w:ascii="Arial" w:eastAsia="Arial" w:hAnsi="Arial" w:cs="Arial"/>
                <w:sz w:val="8"/>
                <w:szCs w:val="8"/>
              </w:rPr>
            </w:pPr>
            <w:r>
              <w:rPr>
                <w:rFonts w:ascii="Arial" w:eastAsia="Arial" w:hAnsi="Arial" w:cs="Arial"/>
                <w:sz w:val="8"/>
                <w:szCs w:val="8"/>
              </w:rPr>
              <w:t>2021</w:t>
            </w:r>
          </w:p>
        </w:tc>
        <w:tc>
          <w:tcPr>
            <w:tcW w:w="2370" w:type="dxa"/>
            <w:gridSpan w:val="12"/>
            <w:tcBorders>
              <w:top w:val="nil"/>
              <w:left w:val="dotted" w:sz="4" w:space="0" w:color="FFFFFF"/>
              <w:bottom w:val="dotted" w:sz="4" w:space="0" w:color="FFFFFF"/>
              <w:right w:val="nil"/>
            </w:tcBorders>
            <w:shd w:val="clear" w:color="auto" w:fill="071D28"/>
            <w:vAlign w:val="center"/>
          </w:tcPr>
          <w:p w14:paraId="69C07F74" w14:textId="77777777" w:rsidR="003F46DA" w:rsidRDefault="00D8073B">
            <w:pPr>
              <w:spacing w:after="0" w:line="240" w:lineRule="auto"/>
              <w:jc w:val="center"/>
              <w:rPr>
                <w:rFonts w:ascii="Arial" w:eastAsia="Arial" w:hAnsi="Arial" w:cs="Arial"/>
                <w:sz w:val="8"/>
                <w:szCs w:val="8"/>
              </w:rPr>
            </w:pPr>
            <w:r>
              <w:rPr>
                <w:rFonts w:ascii="Arial" w:eastAsia="Arial" w:hAnsi="Arial" w:cs="Arial"/>
                <w:sz w:val="8"/>
                <w:szCs w:val="8"/>
              </w:rPr>
              <w:t>2022</w:t>
            </w:r>
          </w:p>
        </w:tc>
        <w:tc>
          <w:tcPr>
            <w:tcW w:w="3000" w:type="dxa"/>
            <w:gridSpan w:val="12"/>
            <w:tcBorders>
              <w:top w:val="nil"/>
              <w:left w:val="dotted" w:sz="4" w:space="0" w:color="FFFFFF"/>
              <w:bottom w:val="dotted" w:sz="4" w:space="0" w:color="FFFFFF"/>
              <w:right w:val="nil"/>
            </w:tcBorders>
            <w:shd w:val="clear" w:color="auto" w:fill="071D28"/>
            <w:vAlign w:val="center"/>
          </w:tcPr>
          <w:p w14:paraId="18E66FC4" w14:textId="77777777" w:rsidR="003F46DA" w:rsidRDefault="00D8073B">
            <w:pPr>
              <w:spacing w:after="0" w:line="240" w:lineRule="auto"/>
              <w:jc w:val="center"/>
              <w:rPr>
                <w:rFonts w:ascii="Arial" w:eastAsia="Arial" w:hAnsi="Arial" w:cs="Arial"/>
                <w:sz w:val="8"/>
                <w:szCs w:val="8"/>
              </w:rPr>
            </w:pPr>
            <w:r>
              <w:rPr>
                <w:rFonts w:ascii="Arial" w:eastAsia="Arial" w:hAnsi="Arial" w:cs="Arial"/>
                <w:sz w:val="8"/>
                <w:szCs w:val="8"/>
              </w:rPr>
              <w:t>2023</w:t>
            </w:r>
          </w:p>
        </w:tc>
        <w:tc>
          <w:tcPr>
            <w:tcW w:w="3210" w:type="dxa"/>
            <w:gridSpan w:val="10"/>
            <w:tcBorders>
              <w:top w:val="nil"/>
              <w:left w:val="dotted" w:sz="4" w:space="0" w:color="FFFFFF"/>
              <w:bottom w:val="dotted" w:sz="4" w:space="0" w:color="FFFFFF"/>
              <w:right w:val="nil"/>
            </w:tcBorders>
            <w:shd w:val="clear" w:color="auto" w:fill="071D28"/>
            <w:vAlign w:val="center"/>
          </w:tcPr>
          <w:p w14:paraId="5B5A77E3" w14:textId="77777777" w:rsidR="003F46DA" w:rsidRDefault="00D8073B">
            <w:pPr>
              <w:spacing w:after="0" w:line="240" w:lineRule="auto"/>
              <w:jc w:val="center"/>
              <w:rPr>
                <w:rFonts w:ascii="Arial" w:eastAsia="Arial" w:hAnsi="Arial" w:cs="Arial"/>
                <w:sz w:val="8"/>
                <w:szCs w:val="8"/>
              </w:rPr>
            </w:pPr>
            <w:r>
              <w:rPr>
                <w:rFonts w:ascii="Arial" w:eastAsia="Arial" w:hAnsi="Arial" w:cs="Arial"/>
                <w:sz w:val="8"/>
                <w:szCs w:val="8"/>
              </w:rPr>
              <w:t>2023</w:t>
            </w:r>
          </w:p>
        </w:tc>
      </w:tr>
      <w:tr w:rsidR="00B30695" w14:paraId="53A6808B" w14:textId="77777777" w:rsidTr="00FB7814">
        <w:trPr>
          <w:trHeight w:val="256"/>
        </w:trPr>
        <w:tc>
          <w:tcPr>
            <w:tcW w:w="819" w:type="dxa"/>
            <w:tcBorders>
              <w:top w:val="nil"/>
              <w:left w:val="dotted" w:sz="4" w:space="0" w:color="FFFFFF"/>
              <w:bottom w:val="dotted" w:sz="4" w:space="0" w:color="FFFFFF"/>
              <w:right w:val="dotted" w:sz="4" w:space="0" w:color="FFFFFF"/>
            </w:tcBorders>
            <w:shd w:val="clear" w:color="auto" w:fill="114864"/>
          </w:tcPr>
          <w:p w14:paraId="3C885BEC" w14:textId="77777777" w:rsidR="003F46DA" w:rsidRDefault="00D8073B">
            <w:pPr>
              <w:spacing w:after="0" w:line="240" w:lineRule="auto"/>
              <w:jc w:val="center"/>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vAlign w:val="center"/>
          </w:tcPr>
          <w:p w14:paraId="563B4945"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S</w:t>
            </w:r>
          </w:p>
        </w:tc>
        <w:tc>
          <w:tcPr>
            <w:tcW w:w="160" w:type="dxa"/>
            <w:tcBorders>
              <w:top w:val="nil"/>
              <w:left w:val="nil"/>
              <w:bottom w:val="dotted" w:sz="4" w:space="0" w:color="FFFFFF"/>
              <w:right w:val="dotted" w:sz="4" w:space="0" w:color="FFFFFF"/>
            </w:tcBorders>
            <w:shd w:val="clear" w:color="auto" w:fill="DBEFF9"/>
            <w:vAlign w:val="center"/>
          </w:tcPr>
          <w:p w14:paraId="3B76C26B"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O</w:t>
            </w:r>
          </w:p>
        </w:tc>
        <w:tc>
          <w:tcPr>
            <w:tcW w:w="160" w:type="dxa"/>
            <w:tcBorders>
              <w:top w:val="nil"/>
              <w:left w:val="nil"/>
              <w:bottom w:val="dotted" w:sz="4" w:space="0" w:color="FFFFFF"/>
              <w:right w:val="dotted" w:sz="4" w:space="0" w:color="FFFFFF"/>
            </w:tcBorders>
            <w:shd w:val="clear" w:color="auto" w:fill="DBEFF9"/>
            <w:vAlign w:val="center"/>
          </w:tcPr>
          <w:p w14:paraId="560D615B"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N</w:t>
            </w:r>
          </w:p>
        </w:tc>
        <w:tc>
          <w:tcPr>
            <w:tcW w:w="160" w:type="dxa"/>
            <w:tcBorders>
              <w:top w:val="nil"/>
              <w:left w:val="nil"/>
              <w:bottom w:val="dotted" w:sz="4" w:space="0" w:color="FFFFFF"/>
              <w:right w:val="dotted" w:sz="4" w:space="0" w:color="FFFFFF"/>
            </w:tcBorders>
            <w:shd w:val="clear" w:color="auto" w:fill="DBEFF9"/>
            <w:vAlign w:val="center"/>
          </w:tcPr>
          <w:p w14:paraId="5A5CBBC5"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D</w:t>
            </w:r>
          </w:p>
        </w:tc>
        <w:tc>
          <w:tcPr>
            <w:tcW w:w="160" w:type="dxa"/>
            <w:tcBorders>
              <w:top w:val="nil"/>
              <w:left w:val="nil"/>
              <w:bottom w:val="dotted" w:sz="4" w:space="0" w:color="FFFFFF"/>
              <w:right w:val="dotted" w:sz="4" w:space="0" w:color="FFFFFF"/>
            </w:tcBorders>
            <w:shd w:val="clear" w:color="auto" w:fill="C6EFCE"/>
            <w:vAlign w:val="center"/>
          </w:tcPr>
          <w:p w14:paraId="329C5AFF"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J</w:t>
            </w:r>
          </w:p>
        </w:tc>
        <w:tc>
          <w:tcPr>
            <w:tcW w:w="160" w:type="dxa"/>
            <w:tcBorders>
              <w:top w:val="nil"/>
              <w:left w:val="nil"/>
              <w:bottom w:val="dotted" w:sz="4" w:space="0" w:color="FFFFFF"/>
              <w:right w:val="dotted" w:sz="4" w:space="0" w:color="FFFFFF"/>
            </w:tcBorders>
            <w:shd w:val="clear" w:color="auto" w:fill="C6EFCE"/>
            <w:vAlign w:val="center"/>
          </w:tcPr>
          <w:p w14:paraId="335BA7BA"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F</w:t>
            </w:r>
          </w:p>
        </w:tc>
        <w:tc>
          <w:tcPr>
            <w:tcW w:w="160" w:type="dxa"/>
            <w:tcBorders>
              <w:top w:val="nil"/>
              <w:left w:val="nil"/>
              <w:bottom w:val="dotted" w:sz="4" w:space="0" w:color="FFFFFF"/>
              <w:right w:val="dotted" w:sz="4" w:space="0" w:color="FFFFFF"/>
            </w:tcBorders>
            <w:shd w:val="clear" w:color="auto" w:fill="C6EFCE"/>
            <w:vAlign w:val="center"/>
          </w:tcPr>
          <w:p w14:paraId="5E3E6229"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M</w:t>
            </w:r>
          </w:p>
        </w:tc>
        <w:tc>
          <w:tcPr>
            <w:tcW w:w="160" w:type="dxa"/>
            <w:tcBorders>
              <w:top w:val="nil"/>
              <w:left w:val="nil"/>
              <w:bottom w:val="dotted" w:sz="4" w:space="0" w:color="FFFFFF"/>
              <w:right w:val="dotted" w:sz="4" w:space="0" w:color="FFFFFF"/>
            </w:tcBorders>
            <w:shd w:val="clear" w:color="auto" w:fill="C6EFCE"/>
            <w:vAlign w:val="center"/>
          </w:tcPr>
          <w:p w14:paraId="1A48A5B3"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A</w:t>
            </w:r>
          </w:p>
        </w:tc>
        <w:tc>
          <w:tcPr>
            <w:tcW w:w="160" w:type="dxa"/>
            <w:tcBorders>
              <w:top w:val="nil"/>
              <w:left w:val="nil"/>
              <w:bottom w:val="dotted" w:sz="4" w:space="0" w:color="FFFFFF"/>
              <w:right w:val="dotted" w:sz="4" w:space="0" w:color="FFFFFF"/>
            </w:tcBorders>
            <w:shd w:val="clear" w:color="auto" w:fill="C6EFCE"/>
            <w:vAlign w:val="center"/>
          </w:tcPr>
          <w:p w14:paraId="70097F98"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M</w:t>
            </w:r>
          </w:p>
        </w:tc>
        <w:tc>
          <w:tcPr>
            <w:tcW w:w="160" w:type="dxa"/>
            <w:tcBorders>
              <w:top w:val="nil"/>
              <w:left w:val="nil"/>
              <w:bottom w:val="dotted" w:sz="4" w:space="0" w:color="FFFFFF"/>
              <w:right w:val="dotted" w:sz="4" w:space="0" w:color="FFFFFF"/>
            </w:tcBorders>
            <w:shd w:val="clear" w:color="auto" w:fill="C6EFCE"/>
            <w:vAlign w:val="center"/>
          </w:tcPr>
          <w:p w14:paraId="3770D392"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J</w:t>
            </w:r>
          </w:p>
        </w:tc>
        <w:tc>
          <w:tcPr>
            <w:tcW w:w="160" w:type="dxa"/>
            <w:tcBorders>
              <w:top w:val="nil"/>
              <w:left w:val="nil"/>
              <w:bottom w:val="dotted" w:sz="4" w:space="0" w:color="FFFFFF"/>
              <w:right w:val="dotted" w:sz="4" w:space="0" w:color="FFFFFF"/>
            </w:tcBorders>
            <w:shd w:val="clear" w:color="auto" w:fill="C6EFCE"/>
            <w:vAlign w:val="center"/>
          </w:tcPr>
          <w:p w14:paraId="7E714A7F"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J</w:t>
            </w:r>
          </w:p>
        </w:tc>
        <w:tc>
          <w:tcPr>
            <w:tcW w:w="160" w:type="dxa"/>
            <w:tcBorders>
              <w:top w:val="nil"/>
              <w:left w:val="nil"/>
              <w:bottom w:val="dotted" w:sz="4" w:space="0" w:color="FFFFFF"/>
              <w:right w:val="dotted" w:sz="4" w:space="0" w:color="FFFFFF"/>
            </w:tcBorders>
            <w:shd w:val="clear" w:color="auto" w:fill="C6EFCE"/>
            <w:vAlign w:val="center"/>
          </w:tcPr>
          <w:p w14:paraId="5B43EEC2"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A</w:t>
            </w:r>
          </w:p>
        </w:tc>
        <w:tc>
          <w:tcPr>
            <w:tcW w:w="340" w:type="dxa"/>
            <w:tcBorders>
              <w:top w:val="nil"/>
              <w:left w:val="nil"/>
              <w:bottom w:val="dotted" w:sz="4" w:space="0" w:color="FFFFFF"/>
              <w:right w:val="dotted" w:sz="4" w:space="0" w:color="FFFFFF"/>
            </w:tcBorders>
            <w:shd w:val="clear" w:color="auto" w:fill="C6EFCE"/>
            <w:vAlign w:val="center"/>
          </w:tcPr>
          <w:p w14:paraId="582B75CC"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S</w:t>
            </w:r>
          </w:p>
        </w:tc>
        <w:tc>
          <w:tcPr>
            <w:tcW w:w="250" w:type="dxa"/>
            <w:tcBorders>
              <w:top w:val="nil"/>
              <w:left w:val="nil"/>
              <w:bottom w:val="dotted" w:sz="4" w:space="0" w:color="FFFFFF"/>
              <w:right w:val="dotted" w:sz="4" w:space="0" w:color="FFFFFF"/>
            </w:tcBorders>
            <w:shd w:val="clear" w:color="auto" w:fill="C6EFCE"/>
            <w:vAlign w:val="center"/>
          </w:tcPr>
          <w:p w14:paraId="1652ED7A"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O</w:t>
            </w:r>
          </w:p>
        </w:tc>
        <w:tc>
          <w:tcPr>
            <w:tcW w:w="250" w:type="dxa"/>
            <w:tcBorders>
              <w:top w:val="nil"/>
              <w:left w:val="nil"/>
              <w:bottom w:val="dotted" w:sz="4" w:space="0" w:color="FFFFFF"/>
              <w:right w:val="dotted" w:sz="4" w:space="0" w:color="FFFFFF"/>
            </w:tcBorders>
            <w:shd w:val="clear" w:color="auto" w:fill="C6EFCE"/>
            <w:vAlign w:val="center"/>
          </w:tcPr>
          <w:p w14:paraId="066D170C"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N</w:t>
            </w:r>
          </w:p>
        </w:tc>
        <w:tc>
          <w:tcPr>
            <w:tcW w:w="250" w:type="dxa"/>
            <w:tcBorders>
              <w:top w:val="nil"/>
              <w:left w:val="nil"/>
              <w:bottom w:val="dotted" w:sz="4" w:space="0" w:color="FFFFFF"/>
              <w:right w:val="dotted" w:sz="4" w:space="0" w:color="FFFFFF"/>
            </w:tcBorders>
            <w:shd w:val="clear" w:color="auto" w:fill="C6EFCE"/>
            <w:vAlign w:val="center"/>
          </w:tcPr>
          <w:p w14:paraId="2219E3E7" w14:textId="77777777" w:rsidR="003F46DA" w:rsidRDefault="00D8073B">
            <w:pPr>
              <w:spacing w:after="0" w:line="240" w:lineRule="auto"/>
              <w:jc w:val="center"/>
              <w:rPr>
                <w:rFonts w:ascii="Arial" w:eastAsia="Arial" w:hAnsi="Arial" w:cs="Arial"/>
                <w:b/>
                <w:color w:val="006100"/>
                <w:sz w:val="8"/>
                <w:szCs w:val="8"/>
              </w:rPr>
            </w:pPr>
            <w:r>
              <w:rPr>
                <w:rFonts w:ascii="Arial" w:eastAsia="Arial" w:hAnsi="Arial" w:cs="Arial"/>
                <w:b/>
                <w:color w:val="006100"/>
                <w:sz w:val="8"/>
                <w:szCs w:val="8"/>
              </w:rPr>
              <w:t>D</w:t>
            </w:r>
          </w:p>
        </w:tc>
        <w:tc>
          <w:tcPr>
            <w:tcW w:w="250" w:type="dxa"/>
            <w:tcBorders>
              <w:top w:val="single" w:sz="4" w:space="0" w:color="7F7F7F"/>
              <w:left w:val="single" w:sz="4" w:space="0" w:color="7F7F7F"/>
              <w:bottom w:val="single" w:sz="4" w:space="0" w:color="7F7F7F"/>
              <w:right w:val="single" w:sz="4" w:space="0" w:color="7F7F7F"/>
            </w:tcBorders>
            <w:shd w:val="clear" w:color="auto" w:fill="FFCC99"/>
            <w:vAlign w:val="center"/>
          </w:tcPr>
          <w:p w14:paraId="5648E5C4"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J</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45A369AB"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F</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29199A51"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M</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5641DD0E"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A</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37CA54CD"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M</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682419D5"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J</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4BFFE6A8"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J</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3340928C"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A</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4F42E4B1"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S</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544C405A"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O</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0C4DA5AC"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N</w:t>
            </w:r>
          </w:p>
        </w:tc>
        <w:tc>
          <w:tcPr>
            <w:tcW w:w="250" w:type="dxa"/>
            <w:tcBorders>
              <w:top w:val="single" w:sz="4" w:space="0" w:color="7F7F7F"/>
              <w:left w:val="nil"/>
              <w:bottom w:val="single" w:sz="4" w:space="0" w:color="7F7F7F"/>
              <w:right w:val="single" w:sz="4" w:space="0" w:color="7F7F7F"/>
            </w:tcBorders>
            <w:shd w:val="clear" w:color="auto" w:fill="FFCC99"/>
            <w:vAlign w:val="center"/>
          </w:tcPr>
          <w:p w14:paraId="19D97D52" w14:textId="77777777" w:rsidR="003F46DA" w:rsidRDefault="00D8073B">
            <w:pPr>
              <w:spacing w:after="0" w:line="240" w:lineRule="auto"/>
              <w:jc w:val="center"/>
              <w:rPr>
                <w:rFonts w:ascii="Arial" w:eastAsia="Arial" w:hAnsi="Arial" w:cs="Arial"/>
                <w:b/>
                <w:color w:val="3F3F76"/>
                <w:sz w:val="8"/>
                <w:szCs w:val="8"/>
              </w:rPr>
            </w:pPr>
            <w:r>
              <w:rPr>
                <w:rFonts w:ascii="Arial" w:eastAsia="Arial" w:hAnsi="Arial" w:cs="Arial"/>
                <w:b/>
                <w:color w:val="3F3F76"/>
                <w:sz w:val="8"/>
                <w:szCs w:val="8"/>
              </w:rPr>
              <w:t>D</w:t>
            </w:r>
          </w:p>
        </w:tc>
        <w:tc>
          <w:tcPr>
            <w:tcW w:w="321" w:type="dxa"/>
            <w:tcBorders>
              <w:top w:val="nil"/>
              <w:left w:val="dotted" w:sz="4" w:space="0" w:color="FFFFFF"/>
              <w:bottom w:val="dotted" w:sz="4" w:space="0" w:color="FFFFFF"/>
              <w:right w:val="dotted" w:sz="4" w:space="0" w:color="FFFFFF"/>
            </w:tcBorders>
            <w:shd w:val="clear" w:color="auto" w:fill="E5F4E0"/>
            <w:vAlign w:val="center"/>
          </w:tcPr>
          <w:p w14:paraId="47A9715B"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J</w:t>
            </w:r>
          </w:p>
        </w:tc>
        <w:tc>
          <w:tcPr>
            <w:tcW w:w="321" w:type="dxa"/>
            <w:tcBorders>
              <w:top w:val="nil"/>
              <w:left w:val="nil"/>
              <w:bottom w:val="dotted" w:sz="4" w:space="0" w:color="FFFFFF"/>
              <w:right w:val="dotted" w:sz="4" w:space="0" w:color="FFFFFF"/>
            </w:tcBorders>
            <w:shd w:val="clear" w:color="auto" w:fill="E5F4E0"/>
            <w:vAlign w:val="center"/>
          </w:tcPr>
          <w:p w14:paraId="4A6E7D3C"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F</w:t>
            </w:r>
          </w:p>
        </w:tc>
        <w:tc>
          <w:tcPr>
            <w:tcW w:w="321" w:type="dxa"/>
            <w:tcBorders>
              <w:top w:val="nil"/>
              <w:left w:val="nil"/>
              <w:bottom w:val="dotted" w:sz="4" w:space="0" w:color="FFFFFF"/>
              <w:right w:val="dotted" w:sz="4" w:space="0" w:color="FFFFFF"/>
            </w:tcBorders>
            <w:shd w:val="clear" w:color="auto" w:fill="E5F4E0"/>
            <w:vAlign w:val="center"/>
          </w:tcPr>
          <w:p w14:paraId="0BC74416"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M</w:t>
            </w:r>
          </w:p>
        </w:tc>
        <w:tc>
          <w:tcPr>
            <w:tcW w:w="321" w:type="dxa"/>
            <w:tcBorders>
              <w:top w:val="nil"/>
              <w:left w:val="nil"/>
              <w:bottom w:val="dotted" w:sz="4" w:space="0" w:color="FFFFFF"/>
              <w:right w:val="dotted" w:sz="4" w:space="0" w:color="FFFFFF"/>
            </w:tcBorders>
            <w:shd w:val="clear" w:color="auto" w:fill="E5F4E0"/>
            <w:vAlign w:val="center"/>
          </w:tcPr>
          <w:p w14:paraId="768BB8EF"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A</w:t>
            </w:r>
          </w:p>
        </w:tc>
        <w:tc>
          <w:tcPr>
            <w:tcW w:w="321" w:type="dxa"/>
            <w:tcBorders>
              <w:top w:val="nil"/>
              <w:left w:val="nil"/>
              <w:bottom w:val="dotted" w:sz="4" w:space="0" w:color="FFFFFF"/>
              <w:right w:val="dotted" w:sz="4" w:space="0" w:color="FFFFFF"/>
            </w:tcBorders>
            <w:shd w:val="clear" w:color="auto" w:fill="E5F4E0"/>
            <w:vAlign w:val="center"/>
          </w:tcPr>
          <w:p w14:paraId="6942AAD3"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M</w:t>
            </w:r>
          </w:p>
        </w:tc>
        <w:tc>
          <w:tcPr>
            <w:tcW w:w="321" w:type="dxa"/>
            <w:tcBorders>
              <w:top w:val="nil"/>
              <w:left w:val="nil"/>
              <w:bottom w:val="dotted" w:sz="4" w:space="0" w:color="FFFFFF"/>
              <w:right w:val="dotted" w:sz="4" w:space="0" w:color="FFFFFF"/>
            </w:tcBorders>
            <w:shd w:val="clear" w:color="auto" w:fill="E5F4E0"/>
            <w:vAlign w:val="center"/>
          </w:tcPr>
          <w:p w14:paraId="3DA04030"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J</w:t>
            </w:r>
          </w:p>
        </w:tc>
        <w:tc>
          <w:tcPr>
            <w:tcW w:w="321" w:type="dxa"/>
            <w:tcBorders>
              <w:top w:val="nil"/>
              <w:left w:val="nil"/>
              <w:bottom w:val="dotted" w:sz="4" w:space="0" w:color="FFFFFF"/>
              <w:right w:val="dotted" w:sz="4" w:space="0" w:color="FFFFFF"/>
            </w:tcBorders>
            <w:shd w:val="clear" w:color="auto" w:fill="E5F4E0"/>
            <w:vAlign w:val="center"/>
          </w:tcPr>
          <w:p w14:paraId="47CB3B9E"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J</w:t>
            </w:r>
          </w:p>
        </w:tc>
        <w:tc>
          <w:tcPr>
            <w:tcW w:w="321" w:type="dxa"/>
            <w:tcBorders>
              <w:top w:val="nil"/>
              <w:left w:val="nil"/>
              <w:bottom w:val="dotted" w:sz="4" w:space="0" w:color="FFFFFF"/>
              <w:right w:val="dotted" w:sz="4" w:space="0" w:color="FFFFFF"/>
            </w:tcBorders>
            <w:shd w:val="clear" w:color="auto" w:fill="E5F4E0"/>
            <w:vAlign w:val="center"/>
          </w:tcPr>
          <w:p w14:paraId="5ABAEF7E"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A</w:t>
            </w:r>
          </w:p>
        </w:tc>
        <w:tc>
          <w:tcPr>
            <w:tcW w:w="321" w:type="dxa"/>
            <w:tcBorders>
              <w:top w:val="nil"/>
              <w:left w:val="nil"/>
              <w:bottom w:val="dotted" w:sz="4" w:space="0" w:color="FFFFFF"/>
              <w:right w:val="dotted" w:sz="4" w:space="0" w:color="FFFFFF"/>
            </w:tcBorders>
            <w:shd w:val="clear" w:color="auto" w:fill="E5F4E0"/>
            <w:vAlign w:val="center"/>
          </w:tcPr>
          <w:p w14:paraId="50829F78"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S</w:t>
            </w:r>
          </w:p>
        </w:tc>
        <w:tc>
          <w:tcPr>
            <w:tcW w:w="321" w:type="dxa"/>
            <w:tcBorders>
              <w:top w:val="nil"/>
              <w:left w:val="nil"/>
              <w:bottom w:val="dotted" w:sz="4" w:space="0" w:color="FFFFFF"/>
              <w:right w:val="dotted" w:sz="4" w:space="0" w:color="FFFFFF"/>
            </w:tcBorders>
            <w:shd w:val="clear" w:color="auto" w:fill="E5F4E0"/>
            <w:vAlign w:val="center"/>
          </w:tcPr>
          <w:p w14:paraId="3E2CB19C" w14:textId="77777777" w:rsidR="003F46DA" w:rsidRDefault="00D8073B">
            <w:pPr>
              <w:spacing w:after="0" w:line="240" w:lineRule="auto"/>
              <w:jc w:val="center"/>
              <w:rPr>
                <w:rFonts w:ascii="Arial" w:eastAsia="Arial" w:hAnsi="Arial" w:cs="Arial"/>
                <w:b/>
                <w:color w:val="114864"/>
                <w:sz w:val="8"/>
                <w:szCs w:val="8"/>
              </w:rPr>
            </w:pPr>
            <w:r>
              <w:rPr>
                <w:rFonts w:ascii="Arial" w:eastAsia="Arial" w:hAnsi="Arial" w:cs="Arial"/>
                <w:b/>
                <w:color w:val="114864"/>
                <w:sz w:val="8"/>
                <w:szCs w:val="8"/>
              </w:rPr>
              <w:t>O</w:t>
            </w:r>
          </w:p>
        </w:tc>
      </w:tr>
      <w:tr w:rsidR="00B30695" w14:paraId="2679A419" w14:textId="77777777" w:rsidTr="00FB7814">
        <w:trPr>
          <w:trHeight w:val="174"/>
        </w:trPr>
        <w:tc>
          <w:tcPr>
            <w:tcW w:w="819" w:type="dxa"/>
            <w:tcBorders>
              <w:top w:val="nil"/>
              <w:left w:val="dotted" w:sz="4" w:space="0" w:color="FFFFFF"/>
              <w:bottom w:val="dotted" w:sz="4" w:space="0" w:color="FFFFFF"/>
              <w:right w:val="dotted" w:sz="4" w:space="0" w:color="FFFFFF"/>
            </w:tcBorders>
            <w:shd w:val="clear" w:color="auto" w:fill="E36C0A" w:themeFill="accent6" w:themeFillShade="BF"/>
            <w:vAlign w:val="center"/>
          </w:tcPr>
          <w:p w14:paraId="359E2A4A" w14:textId="77777777" w:rsidR="003F46DA" w:rsidRDefault="00D8073B"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Etat de l'art</w:t>
            </w:r>
          </w:p>
        </w:tc>
        <w:tc>
          <w:tcPr>
            <w:tcW w:w="160" w:type="dxa"/>
            <w:tcBorders>
              <w:top w:val="nil"/>
              <w:left w:val="nil"/>
              <w:bottom w:val="dotted" w:sz="4" w:space="0" w:color="FFFFFF"/>
              <w:right w:val="dotted" w:sz="4" w:space="0" w:color="FFFFFF"/>
            </w:tcBorders>
            <w:shd w:val="clear" w:color="auto" w:fill="C00000"/>
          </w:tcPr>
          <w:p w14:paraId="0FC931E7" w14:textId="77777777" w:rsidR="003F46DA" w:rsidRDefault="00D8073B">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00000"/>
          </w:tcPr>
          <w:p w14:paraId="348C164D" w14:textId="77777777" w:rsidR="003F46DA" w:rsidRDefault="00D8073B">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00000"/>
          </w:tcPr>
          <w:p w14:paraId="7D406854" w14:textId="77777777" w:rsidR="003F46DA" w:rsidRDefault="00D8073B">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00000"/>
          </w:tcPr>
          <w:p w14:paraId="2AEF4EFC" w14:textId="77777777" w:rsidR="003F46DA" w:rsidRDefault="00D8073B">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00000"/>
          </w:tcPr>
          <w:p w14:paraId="39B5E5C0" w14:textId="77777777" w:rsidR="003F46DA" w:rsidRDefault="00D8073B">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123BC62D" w14:textId="77777777" w:rsidR="003F46DA" w:rsidRDefault="00D8073B">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1A2E7482" w14:textId="77777777" w:rsidR="003F46DA" w:rsidRDefault="00D8073B">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3384FA2" w14:textId="77777777" w:rsidR="003F46DA" w:rsidRDefault="00D8073B">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2253BA5E" w14:textId="77777777" w:rsidR="003F46DA" w:rsidRDefault="00D8073B">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1216AB1" w14:textId="77777777" w:rsidR="003F46DA" w:rsidRDefault="00D8073B">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7A06B7CD" w14:textId="77777777" w:rsidR="003F46DA" w:rsidRDefault="00D8073B">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6EC639D1" w14:textId="77777777" w:rsidR="003F46DA" w:rsidRDefault="00D8073B">
            <w:pPr>
              <w:spacing w:after="0" w:line="240" w:lineRule="auto"/>
              <w:ind w:firstLine="80"/>
              <w:jc w:val="right"/>
              <w:rPr>
                <w:color w:val="006100"/>
                <w:sz w:val="8"/>
                <w:szCs w:val="8"/>
              </w:rPr>
            </w:pPr>
            <w:r>
              <w:rPr>
                <w:color w:val="006100"/>
                <w:sz w:val="8"/>
                <w:szCs w:val="8"/>
              </w:rPr>
              <w:t> </w:t>
            </w:r>
          </w:p>
        </w:tc>
        <w:tc>
          <w:tcPr>
            <w:tcW w:w="340" w:type="dxa"/>
            <w:tcBorders>
              <w:top w:val="nil"/>
              <w:left w:val="nil"/>
              <w:bottom w:val="dotted" w:sz="4" w:space="0" w:color="FFFFFF"/>
              <w:right w:val="dotted" w:sz="4" w:space="0" w:color="FFFFFF"/>
            </w:tcBorders>
            <w:shd w:val="clear" w:color="auto" w:fill="C6EFCE"/>
          </w:tcPr>
          <w:p w14:paraId="45A50687" w14:textId="77777777" w:rsidR="003F46DA" w:rsidRDefault="00D8073B">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66F84FC5" w14:textId="77777777" w:rsidR="003F46DA" w:rsidRDefault="00D8073B">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5F191387" w14:textId="77777777" w:rsidR="003F46DA" w:rsidRDefault="00D8073B">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600F0F83" w14:textId="77777777" w:rsidR="003F46DA" w:rsidRDefault="00D8073B">
            <w:pPr>
              <w:spacing w:after="0" w:line="240" w:lineRule="auto"/>
              <w:ind w:firstLine="80"/>
              <w:jc w:val="right"/>
              <w:rPr>
                <w:color w:val="006100"/>
                <w:sz w:val="8"/>
                <w:szCs w:val="8"/>
              </w:rPr>
            </w:pPr>
            <w:r>
              <w:rPr>
                <w:color w:val="006100"/>
                <w:sz w:val="8"/>
                <w:szCs w:val="8"/>
              </w:rPr>
              <w:t> </w:t>
            </w:r>
          </w:p>
        </w:tc>
        <w:tc>
          <w:tcPr>
            <w:tcW w:w="250" w:type="dxa"/>
            <w:tcBorders>
              <w:top w:val="nil"/>
              <w:left w:val="single" w:sz="4" w:space="0" w:color="7F7F7F"/>
              <w:bottom w:val="single" w:sz="4" w:space="0" w:color="7F7F7F"/>
              <w:right w:val="single" w:sz="4" w:space="0" w:color="7F7F7F"/>
            </w:tcBorders>
            <w:shd w:val="clear" w:color="auto" w:fill="FFCC99"/>
          </w:tcPr>
          <w:p w14:paraId="3CD2FCE4"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053C8AAD"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EA0CC23"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9C44AE1"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A7996CA"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59AC9BB"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E39D8A2"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4C38A68D"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45A580C"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08F0A29F"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129B7492" w14:textId="77777777" w:rsidR="003F46DA" w:rsidRDefault="00D8073B">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0D3D177" w14:textId="77777777" w:rsidR="003F46DA" w:rsidRDefault="00D8073B">
            <w:pPr>
              <w:spacing w:after="0" w:line="240" w:lineRule="auto"/>
              <w:ind w:firstLine="80"/>
              <w:jc w:val="right"/>
              <w:rPr>
                <w:color w:val="3F3F76"/>
                <w:sz w:val="8"/>
                <w:szCs w:val="8"/>
              </w:rPr>
            </w:pPr>
            <w:r>
              <w:rPr>
                <w:color w:val="3F3F76"/>
                <w:sz w:val="8"/>
                <w:szCs w:val="8"/>
              </w:rPr>
              <w:t> </w:t>
            </w:r>
          </w:p>
        </w:tc>
        <w:tc>
          <w:tcPr>
            <w:tcW w:w="321" w:type="dxa"/>
            <w:tcBorders>
              <w:top w:val="nil"/>
              <w:left w:val="dotted" w:sz="4" w:space="0" w:color="FFFFFF"/>
              <w:bottom w:val="dotted" w:sz="4" w:space="0" w:color="FFFFFF"/>
              <w:right w:val="dotted" w:sz="4" w:space="0" w:color="FFFFFF"/>
            </w:tcBorders>
            <w:shd w:val="clear" w:color="auto" w:fill="E5F4E0"/>
          </w:tcPr>
          <w:p w14:paraId="0917A690"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B5D9E2E"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18A2993"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2C699E62"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AEDCEFF"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02AF739"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B5B1B33"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12F5709"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02AB024"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50B40D93" w14:textId="77777777" w:rsidR="003F46DA" w:rsidRDefault="00D8073B">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r>
      <w:tr w:rsidR="00B30695" w14:paraId="25250B94" w14:textId="77777777" w:rsidTr="00FB7814">
        <w:trPr>
          <w:trHeight w:val="256"/>
        </w:trPr>
        <w:tc>
          <w:tcPr>
            <w:tcW w:w="819" w:type="dxa"/>
            <w:tcBorders>
              <w:top w:val="nil"/>
              <w:left w:val="dotted" w:sz="4" w:space="0" w:color="FFFFFF"/>
              <w:bottom w:val="dotted" w:sz="4" w:space="0" w:color="FFFFFF"/>
              <w:right w:val="dotted" w:sz="4" w:space="0" w:color="FFFFFF"/>
            </w:tcBorders>
            <w:shd w:val="clear" w:color="auto" w:fill="E36C0A" w:themeFill="accent6" w:themeFillShade="BF"/>
            <w:vAlign w:val="center"/>
          </w:tcPr>
          <w:p w14:paraId="25314760" w14:textId="1939FB71" w:rsidR="009A03D5" w:rsidRDefault="009A03D5"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Entretien avec les agents de gare</w:t>
            </w:r>
          </w:p>
        </w:tc>
        <w:tc>
          <w:tcPr>
            <w:tcW w:w="160" w:type="dxa"/>
            <w:tcBorders>
              <w:top w:val="nil"/>
              <w:left w:val="nil"/>
              <w:bottom w:val="dotted" w:sz="4" w:space="0" w:color="FFFFFF"/>
              <w:right w:val="dotted" w:sz="4" w:space="0" w:color="FFFFFF"/>
            </w:tcBorders>
            <w:shd w:val="clear" w:color="auto" w:fill="C00000"/>
          </w:tcPr>
          <w:p w14:paraId="6E8C046A" w14:textId="77777777" w:rsidR="009A03D5" w:rsidRDefault="009A03D5">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00000"/>
          </w:tcPr>
          <w:p w14:paraId="0C924ED9" w14:textId="77777777" w:rsidR="009A03D5" w:rsidRDefault="009A03D5">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D9F1" w:themeFill="text2" w:themeFillTint="33"/>
          </w:tcPr>
          <w:p w14:paraId="63E78384" w14:textId="77777777" w:rsidR="009A03D5" w:rsidRDefault="009A03D5">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D9F1" w:themeFill="text2" w:themeFillTint="33"/>
          </w:tcPr>
          <w:p w14:paraId="43AD50FE" w14:textId="77777777" w:rsidR="009A03D5" w:rsidRDefault="009A03D5">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6E3BC" w:themeFill="accent3" w:themeFillTint="66"/>
          </w:tcPr>
          <w:p w14:paraId="6B090BA5"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D6E3BC" w:themeFill="accent3" w:themeFillTint="66"/>
          </w:tcPr>
          <w:p w14:paraId="55109DF2"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D6E3BC" w:themeFill="accent3" w:themeFillTint="66"/>
          </w:tcPr>
          <w:p w14:paraId="7988210E"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669159C"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86F07DF"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168DB5C7"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5835CDF"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B8EBF17" w14:textId="77777777" w:rsidR="009A03D5" w:rsidRDefault="009A03D5">
            <w:pPr>
              <w:spacing w:after="0" w:line="240" w:lineRule="auto"/>
              <w:ind w:firstLine="80"/>
              <w:jc w:val="right"/>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1E45944C" w14:textId="77777777" w:rsidR="009A03D5" w:rsidRDefault="009A03D5">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6E56F143" w14:textId="77777777" w:rsidR="009A03D5" w:rsidRDefault="009A03D5">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18728663" w14:textId="77777777" w:rsidR="009A03D5" w:rsidRDefault="009A03D5">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7C9A3EEE" w14:textId="77777777" w:rsidR="009A03D5" w:rsidRDefault="009A03D5">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446D2ECA"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BA8DED0"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878ACD4"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88AFDA3"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73107AB"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F000077"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E1EAACC"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98B3E95"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DECB83D"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D64DB66"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141865C"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9CC5B00" w14:textId="77777777" w:rsidR="009A03D5" w:rsidRDefault="009A03D5">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2FCBF847"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F007736"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FEA2E08"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5F4B376"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7958571"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E2D1624"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2B757F8"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EB6865B"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B4D32EA"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BA71D8B" w14:textId="77777777" w:rsidR="009A03D5" w:rsidRDefault="009A03D5">
            <w:pPr>
              <w:spacing w:after="0" w:line="240" w:lineRule="auto"/>
              <w:ind w:firstLine="80"/>
              <w:jc w:val="right"/>
              <w:rPr>
                <w:rFonts w:ascii="Arial" w:eastAsia="Arial" w:hAnsi="Arial" w:cs="Arial"/>
                <w:sz w:val="8"/>
                <w:szCs w:val="8"/>
              </w:rPr>
            </w:pPr>
          </w:p>
        </w:tc>
      </w:tr>
      <w:tr w:rsidR="00B30695" w14:paraId="2326F057" w14:textId="77777777" w:rsidTr="00FB7814">
        <w:trPr>
          <w:trHeight w:val="256"/>
        </w:trPr>
        <w:tc>
          <w:tcPr>
            <w:tcW w:w="819" w:type="dxa"/>
            <w:tcBorders>
              <w:top w:val="nil"/>
              <w:left w:val="dotted" w:sz="4" w:space="0" w:color="FFFFFF"/>
              <w:bottom w:val="dotted" w:sz="4" w:space="0" w:color="FFFFFF"/>
              <w:right w:val="dotted" w:sz="4" w:space="0" w:color="FFFFFF"/>
            </w:tcBorders>
            <w:shd w:val="clear" w:color="auto" w:fill="E36C0A" w:themeFill="accent6" w:themeFillShade="BF"/>
            <w:vAlign w:val="center"/>
          </w:tcPr>
          <w:p w14:paraId="7136F035" w14:textId="27DEF0E8" w:rsidR="009A03D5" w:rsidRDefault="009A03D5"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lastRenderedPageBreak/>
              <w:t>Analyse des entretiens</w:t>
            </w:r>
          </w:p>
        </w:tc>
        <w:tc>
          <w:tcPr>
            <w:tcW w:w="160" w:type="dxa"/>
            <w:tcBorders>
              <w:top w:val="nil"/>
              <w:left w:val="nil"/>
              <w:bottom w:val="dotted" w:sz="4" w:space="0" w:color="FFFFFF"/>
              <w:right w:val="dotted" w:sz="4" w:space="0" w:color="FFFFFF"/>
            </w:tcBorders>
            <w:shd w:val="clear" w:color="auto" w:fill="C00000"/>
          </w:tcPr>
          <w:p w14:paraId="63AA17A4" w14:textId="77777777" w:rsidR="009A03D5" w:rsidRDefault="009A03D5">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00000"/>
          </w:tcPr>
          <w:p w14:paraId="0F59C81F" w14:textId="77777777" w:rsidR="009A03D5" w:rsidRDefault="009A03D5">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D9F1" w:themeFill="text2" w:themeFillTint="33"/>
          </w:tcPr>
          <w:p w14:paraId="025F0310" w14:textId="77777777" w:rsidR="009A03D5" w:rsidRDefault="009A03D5">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D9F1" w:themeFill="text2" w:themeFillTint="33"/>
          </w:tcPr>
          <w:p w14:paraId="12054053" w14:textId="77777777" w:rsidR="009A03D5" w:rsidRDefault="009A03D5">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6E3BC" w:themeFill="accent3" w:themeFillTint="66"/>
          </w:tcPr>
          <w:p w14:paraId="6E817CE1"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D6E3BC" w:themeFill="accent3" w:themeFillTint="66"/>
          </w:tcPr>
          <w:p w14:paraId="78A0B494"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D6E3BC" w:themeFill="accent3" w:themeFillTint="66"/>
          </w:tcPr>
          <w:p w14:paraId="483C80E2"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4294653"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4E7BD164"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F1CD11A"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F8EC23E" w14:textId="77777777" w:rsidR="009A03D5" w:rsidRDefault="009A03D5">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2BE784C" w14:textId="77777777" w:rsidR="009A03D5" w:rsidRDefault="009A03D5">
            <w:pPr>
              <w:spacing w:after="0" w:line="240" w:lineRule="auto"/>
              <w:ind w:firstLine="80"/>
              <w:jc w:val="right"/>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1019E928" w14:textId="77777777" w:rsidR="009A03D5" w:rsidRDefault="009A03D5">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4D126C96" w14:textId="77777777" w:rsidR="009A03D5" w:rsidRDefault="009A03D5">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56DC9427" w14:textId="77777777" w:rsidR="009A03D5" w:rsidRDefault="009A03D5">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672C77F4" w14:textId="77777777" w:rsidR="009A03D5" w:rsidRDefault="009A03D5">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3002B90A"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3816F99"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7A33EE9"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CB15413"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9F3382B"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2BE863D"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230A9FB"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FF5B12A"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F9A6DD4"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2743921"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FC07C08" w14:textId="77777777" w:rsidR="009A03D5" w:rsidRDefault="009A03D5">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6631EF7" w14:textId="77777777" w:rsidR="009A03D5" w:rsidRDefault="009A03D5">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43A7BE53"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153D52C4"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C9CF028"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BB62F42"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73FD336"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696AF75"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DD60A9F"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7625DE9"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3B99FEA" w14:textId="77777777" w:rsidR="009A03D5" w:rsidRDefault="009A03D5">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338BFE8" w14:textId="77777777" w:rsidR="009A03D5" w:rsidRDefault="009A03D5">
            <w:pPr>
              <w:spacing w:after="0" w:line="240" w:lineRule="auto"/>
              <w:ind w:firstLine="80"/>
              <w:jc w:val="right"/>
              <w:rPr>
                <w:rFonts w:ascii="Arial" w:eastAsia="Arial" w:hAnsi="Arial" w:cs="Arial"/>
                <w:sz w:val="8"/>
                <w:szCs w:val="8"/>
              </w:rPr>
            </w:pPr>
          </w:p>
        </w:tc>
      </w:tr>
      <w:tr w:rsidR="00B30695" w14:paraId="5865F3D8" w14:textId="77777777" w:rsidTr="00FB7814">
        <w:trPr>
          <w:trHeight w:val="274"/>
        </w:trPr>
        <w:tc>
          <w:tcPr>
            <w:tcW w:w="819" w:type="dxa"/>
            <w:tcBorders>
              <w:top w:val="nil"/>
              <w:left w:val="dotted" w:sz="4" w:space="0" w:color="FFFFFF"/>
              <w:bottom w:val="dotted" w:sz="4" w:space="0" w:color="FFFFFF"/>
              <w:right w:val="dotted" w:sz="4" w:space="0" w:color="FFFFFF"/>
            </w:tcBorders>
            <w:shd w:val="clear" w:color="auto" w:fill="E36C0A" w:themeFill="accent6" w:themeFillShade="BF"/>
            <w:vAlign w:val="center"/>
          </w:tcPr>
          <w:p w14:paraId="23990D3A" w14:textId="1AAF5E42" w:rsidR="00DE6692" w:rsidRDefault="00DE6692" w:rsidP="00DE6692">
            <w:pPr>
              <w:spacing w:after="0" w:line="240" w:lineRule="auto"/>
              <w:ind w:firstLine="80"/>
              <w:jc w:val="center"/>
              <w:rPr>
                <w:rFonts w:ascii="Arial" w:eastAsia="Arial" w:hAnsi="Arial" w:cs="Arial"/>
                <w:color w:val="FFFFFF"/>
                <w:sz w:val="8"/>
                <w:szCs w:val="8"/>
              </w:rPr>
            </w:pPr>
            <w:r>
              <w:rPr>
                <w:rFonts w:ascii="Arial" w:eastAsia="Arial" w:hAnsi="Arial" w:cs="Arial"/>
                <w:color w:val="FFFFFF"/>
                <w:sz w:val="8"/>
                <w:szCs w:val="8"/>
              </w:rPr>
              <w:t>Création de grille d'observation</w:t>
            </w:r>
          </w:p>
        </w:tc>
        <w:tc>
          <w:tcPr>
            <w:tcW w:w="160" w:type="dxa"/>
            <w:tcBorders>
              <w:top w:val="nil"/>
              <w:left w:val="nil"/>
              <w:bottom w:val="dotted" w:sz="4" w:space="0" w:color="FFFFFF"/>
              <w:right w:val="dotted" w:sz="4" w:space="0" w:color="FFFFFF"/>
            </w:tcBorders>
            <w:shd w:val="clear" w:color="auto" w:fill="C6D9F1" w:themeFill="text2" w:themeFillTint="33"/>
          </w:tcPr>
          <w:p w14:paraId="419D421C" w14:textId="5E9F7119"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48FE166C" w14:textId="3B4C736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00000"/>
          </w:tcPr>
          <w:p w14:paraId="56AEF670" w14:textId="71DBDFC5"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00000"/>
          </w:tcPr>
          <w:p w14:paraId="1131124A" w14:textId="61D3D401"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6EFCE"/>
          </w:tcPr>
          <w:p w14:paraId="22974E11" w14:textId="3DB118E5"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219AA9F6" w14:textId="143C45BA"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4576F64B" w14:textId="5AECDD06"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7FD3705C" w14:textId="205E2E9A"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6D8A86CF" w14:textId="0D0F6D12"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7662AA1C" w14:textId="308FEBED"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4224D834" w14:textId="60FDAA20"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1A870940" w14:textId="531C6D1E" w:rsidR="00DE6692" w:rsidRDefault="00DE6692" w:rsidP="00DE6692">
            <w:pPr>
              <w:spacing w:after="0" w:line="240" w:lineRule="auto"/>
              <w:ind w:firstLine="80"/>
              <w:jc w:val="right"/>
              <w:rPr>
                <w:color w:val="006100"/>
                <w:sz w:val="8"/>
                <w:szCs w:val="8"/>
              </w:rPr>
            </w:pPr>
            <w:r>
              <w:rPr>
                <w:color w:val="006100"/>
                <w:sz w:val="8"/>
                <w:szCs w:val="8"/>
              </w:rPr>
              <w:t> </w:t>
            </w:r>
          </w:p>
        </w:tc>
        <w:tc>
          <w:tcPr>
            <w:tcW w:w="340" w:type="dxa"/>
            <w:tcBorders>
              <w:top w:val="nil"/>
              <w:left w:val="nil"/>
              <w:bottom w:val="dotted" w:sz="4" w:space="0" w:color="FFFFFF"/>
              <w:right w:val="dotted" w:sz="4" w:space="0" w:color="FFFFFF"/>
            </w:tcBorders>
            <w:shd w:val="clear" w:color="auto" w:fill="C6EFCE"/>
          </w:tcPr>
          <w:p w14:paraId="497AA53B" w14:textId="1467B04D"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01219F21" w14:textId="6F111DE9"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01E26E8A" w14:textId="1194A44F"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66B7446D" w14:textId="7CDE060D"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single" w:sz="4" w:space="0" w:color="7F7F7F"/>
              <w:bottom w:val="single" w:sz="4" w:space="0" w:color="7F7F7F"/>
              <w:right w:val="single" w:sz="4" w:space="0" w:color="7F7F7F"/>
            </w:tcBorders>
            <w:shd w:val="clear" w:color="auto" w:fill="FFCC99"/>
          </w:tcPr>
          <w:p w14:paraId="1FC8F9F4" w14:textId="1811216A"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C29C387" w14:textId="5DA7D20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93F1398" w14:textId="1C47EF35"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3DF8A4F" w14:textId="247AC0C3"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1C9B53E" w14:textId="376DE63C"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23ADC5F" w14:textId="71E23236"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72501FA" w14:textId="4A4FEC35"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1C9A904" w14:textId="786B767B"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065C615" w14:textId="087D5F7B"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B6D0657" w14:textId="2DAAD6F5"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0993B54" w14:textId="7B5E3545"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185EBF2" w14:textId="5C07DE18" w:rsidR="00DE6692" w:rsidRDefault="00DE6692" w:rsidP="00DE6692">
            <w:pPr>
              <w:spacing w:after="0" w:line="240" w:lineRule="auto"/>
              <w:ind w:firstLine="80"/>
              <w:jc w:val="right"/>
              <w:rPr>
                <w:color w:val="3F3F76"/>
                <w:sz w:val="8"/>
                <w:szCs w:val="8"/>
              </w:rPr>
            </w:pPr>
            <w:r>
              <w:rPr>
                <w:color w:val="3F3F76"/>
                <w:sz w:val="8"/>
                <w:szCs w:val="8"/>
              </w:rPr>
              <w:t> </w:t>
            </w:r>
          </w:p>
        </w:tc>
        <w:tc>
          <w:tcPr>
            <w:tcW w:w="321" w:type="dxa"/>
            <w:tcBorders>
              <w:top w:val="nil"/>
              <w:left w:val="dotted" w:sz="4" w:space="0" w:color="FFFFFF"/>
              <w:bottom w:val="dotted" w:sz="4" w:space="0" w:color="FFFFFF"/>
              <w:right w:val="dotted" w:sz="4" w:space="0" w:color="FFFFFF"/>
            </w:tcBorders>
            <w:shd w:val="clear" w:color="auto" w:fill="E5F4E0"/>
          </w:tcPr>
          <w:p w14:paraId="29B96201" w14:textId="163FFEEC"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7F197F4" w14:textId="598A451F"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A5F5272" w14:textId="6759A085"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55EA9AFB" w14:textId="07185674"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24487889" w14:textId="1F84A92D"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B44E216" w14:textId="1E31C8D2"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CA20FF3" w14:textId="3B242086"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204AD2B1" w14:textId="547F54F4"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71819C0D" w14:textId="578F2D8F"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44C9111" w14:textId="17BA49CB"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r>
      <w:tr w:rsidR="00B30695" w14:paraId="77CB8112" w14:textId="77777777" w:rsidTr="00FB7814">
        <w:trPr>
          <w:trHeight w:val="232"/>
        </w:trPr>
        <w:tc>
          <w:tcPr>
            <w:tcW w:w="819" w:type="dxa"/>
            <w:tcBorders>
              <w:top w:val="nil"/>
              <w:left w:val="dotted" w:sz="4" w:space="0" w:color="FFFFFF"/>
              <w:bottom w:val="dotted" w:sz="4" w:space="0" w:color="FFFFFF"/>
              <w:right w:val="dotted" w:sz="4" w:space="0" w:color="FFFFFF"/>
            </w:tcBorders>
            <w:shd w:val="clear" w:color="auto" w:fill="E36C0A" w:themeFill="accent6" w:themeFillShade="BF"/>
            <w:vAlign w:val="center"/>
          </w:tcPr>
          <w:p w14:paraId="5A4887EC" w14:textId="60ADB335" w:rsidR="00DE6692" w:rsidRDefault="00DE6692" w:rsidP="00DE6692">
            <w:pPr>
              <w:spacing w:after="0" w:line="240" w:lineRule="auto"/>
              <w:ind w:firstLine="80"/>
              <w:jc w:val="center"/>
              <w:rPr>
                <w:rFonts w:ascii="Arial" w:eastAsia="Arial" w:hAnsi="Arial" w:cs="Arial"/>
                <w:color w:val="FFFFFF"/>
                <w:sz w:val="8"/>
                <w:szCs w:val="8"/>
              </w:rPr>
            </w:pPr>
            <w:proofErr w:type="gramStart"/>
            <w:r>
              <w:rPr>
                <w:rFonts w:ascii="Arial" w:eastAsia="Arial" w:hAnsi="Arial" w:cs="Arial"/>
                <w:color w:val="FFFFFF"/>
                <w:sz w:val="8"/>
                <w:szCs w:val="8"/>
              </w:rPr>
              <w:t>Observation  de</w:t>
            </w:r>
            <w:proofErr w:type="gramEnd"/>
            <w:r>
              <w:rPr>
                <w:rFonts w:ascii="Arial" w:eastAsia="Arial" w:hAnsi="Arial" w:cs="Arial"/>
                <w:color w:val="FFFFFF"/>
                <w:sz w:val="8"/>
                <w:szCs w:val="8"/>
              </w:rPr>
              <w:t xml:space="preserve"> terrain</w:t>
            </w:r>
          </w:p>
        </w:tc>
        <w:tc>
          <w:tcPr>
            <w:tcW w:w="160" w:type="dxa"/>
            <w:tcBorders>
              <w:top w:val="nil"/>
              <w:left w:val="nil"/>
              <w:bottom w:val="dotted" w:sz="4" w:space="0" w:color="FFFFFF"/>
              <w:right w:val="dotted" w:sz="4" w:space="0" w:color="FFFFFF"/>
            </w:tcBorders>
            <w:shd w:val="clear" w:color="auto" w:fill="DBEFF9"/>
          </w:tcPr>
          <w:p w14:paraId="2B935C80" w14:textId="313ABAD9"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4F506654" w14:textId="0597F265"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00000"/>
          </w:tcPr>
          <w:p w14:paraId="5A727776" w14:textId="0E76FB6B"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00000"/>
          </w:tcPr>
          <w:p w14:paraId="745DC6A0" w14:textId="21031630"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4C99E362" w14:textId="3B860F3B"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46B4F8CC" w14:textId="6FB63116"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7B98DEA" w14:textId="59B429D8"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148621C0" w14:textId="462D7A28"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8C9911F" w14:textId="1D8659BD"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7D15250" w14:textId="3FA44F63"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44FB13C" w14:textId="53820FC8"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04F3365" w14:textId="5E3933B8" w:rsidR="00DE6692" w:rsidRDefault="00DE6692" w:rsidP="00DE6692">
            <w:pPr>
              <w:spacing w:after="0" w:line="240" w:lineRule="auto"/>
              <w:ind w:firstLine="80"/>
              <w:jc w:val="right"/>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59739969" w14:textId="0015C528"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42D12451" w14:textId="196CDAE2"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6C6B02BA" w14:textId="55DCF9ED"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60548876" w14:textId="52710BC2"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2604107A" w14:textId="5454C0B0"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4F8EA98" w14:textId="70D5C789"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C4C8DA0" w14:textId="76B3F548"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FE22D1B" w14:textId="06514440"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2E959EC" w14:textId="1FF49DAA"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D2B88F9" w14:textId="1FEB464C"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A32BB48" w14:textId="7DE04606"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74798B1" w14:textId="64FAA030"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0B9887B" w14:textId="365B3B31"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8B5A9C8" w14:textId="3007CD49"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C3F21FE" w14:textId="2586661A"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D07D9EC" w14:textId="6D27A8DF"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11402BF9" w14:textId="097BCB01"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5E39EE2" w14:textId="71273DD3"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853437A" w14:textId="55AD371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D50976E" w14:textId="0E9A6F51"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7CE3751" w14:textId="1093BBDB"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D2D0EE5" w14:textId="5A5F2ED0"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4A13366" w14:textId="62D682A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73D791E" w14:textId="4BCBC1CC"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C5C3C0E" w14:textId="316005D0"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978BBDB" w14:textId="3E35CF57" w:rsidR="00DE6692" w:rsidRDefault="00DE6692" w:rsidP="00DE6692">
            <w:pPr>
              <w:spacing w:after="0" w:line="240" w:lineRule="auto"/>
              <w:ind w:firstLine="80"/>
              <w:jc w:val="right"/>
              <w:rPr>
                <w:rFonts w:ascii="Arial" w:eastAsia="Arial" w:hAnsi="Arial" w:cs="Arial"/>
                <w:sz w:val="8"/>
                <w:szCs w:val="8"/>
              </w:rPr>
            </w:pPr>
          </w:p>
        </w:tc>
      </w:tr>
      <w:tr w:rsidR="00B30695" w14:paraId="4818F9AD" w14:textId="77777777" w:rsidTr="00FB7814">
        <w:trPr>
          <w:trHeight w:val="224"/>
        </w:trPr>
        <w:tc>
          <w:tcPr>
            <w:tcW w:w="819" w:type="dxa"/>
            <w:tcBorders>
              <w:top w:val="nil"/>
              <w:left w:val="dotted" w:sz="4" w:space="0" w:color="FFFFFF"/>
              <w:bottom w:val="dotted" w:sz="4" w:space="0" w:color="FFFFFF"/>
              <w:right w:val="dotted" w:sz="4" w:space="0" w:color="FFFFFF"/>
            </w:tcBorders>
            <w:shd w:val="clear" w:color="auto" w:fill="E36C0A" w:themeFill="accent6" w:themeFillShade="BF"/>
            <w:vAlign w:val="center"/>
          </w:tcPr>
          <w:p w14:paraId="106AF5A7" w14:textId="012F31F3" w:rsidR="00DE6692" w:rsidRDefault="00DE6692" w:rsidP="00DE6692">
            <w:pPr>
              <w:spacing w:after="0" w:line="240" w:lineRule="auto"/>
              <w:ind w:firstLine="80"/>
              <w:jc w:val="center"/>
              <w:rPr>
                <w:rFonts w:ascii="Arial" w:eastAsia="Arial" w:hAnsi="Arial" w:cs="Arial"/>
                <w:color w:val="FFFFFF"/>
                <w:sz w:val="8"/>
                <w:szCs w:val="8"/>
              </w:rPr>
            </w:pPr>
            <w:r>
              <w:rPr>
                <w:rFonts w:ascii="Arial" w:eastAsia="Arial" w:hAnsi="Arial" w:cs="Arial"/>
                <w:color w:val="FFFFFF"/>
                <w:sz w:val="8"/>
                <w:szCs w:val="8"/>
              </w:rPr>
              <w:t>Analyse des observations</w:t>
            </w:r>
          </w:p>
        </w:tc>
        <w:tc>
          <w:tcPr>
            <w:tcW w:w="160" w:type="dxa"/>
            <w:tcBorders>
              <w:top w:val="nil"/>
              <w:left w:val="nil"/>
              <w:bottom w:val="dotted" w:sz="4" w:space="0" w:color="FFFFFF"/>
              <w:right w:val="dotted" w:sz="4" w:space="0" w:color="FFFFFF"/>
            </w:tcBorders>
            <w:shd w:val="clear" w:color="auto" w:fill="DBEFF9"/>
          </w:tcPr>
          <w:p w14:paraId="725EC64E"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38EA98D8"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00000"/>
          </w:tcPr>
          <w:p w14:paraId="1AF66FB6"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00000"/>
          </w:tcPr>
          <w:p w14:paraId="7B285967"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55FABEC6"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F75A399"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F11ED1D"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DC244C7"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0D57EEF"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197334E0"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3C022A1"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CFD7B1B" w14:textId="77777777" w:rsidR="00DE6692" w:rsidRDefault="00DE6692" w:rsidP="00DE6692">
            <w:pPr>
              <w:spacing w:after="0" w:line="240" w:lineRule="auto"/>
              <w:ind w:firstLine="80"/>
              <w:jc w:val="right"/>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13687960"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2A05250E"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226B4103"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07A9C90A"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179239E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FC458BD"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A8D343D"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619B903"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3DB926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98CBCAF"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72F46B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BB7A1D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EC9392E"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8A385D6"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4521A5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CC94CE6"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019816D5"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2B0A5D9"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DD73FB7"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15B4122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829C86C"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5FAB80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E734B8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826139F"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7CBABFA"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B918144"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60E64693" w14:textId="77777777" w:rsidTr="00FB7814">
        <w:trPr>
          <w:trHeight w:val="270"/>
        </w:trPr>
        <w:tc>
          <w:tcPr>
            <w:tcW w:w="819" w:type="dxa"/>
            <w:tcBorders>
              <w:top w:val="nil"/>
              <w:left w:val="dotted" w:sz="4" w:space="0" w:color="FFFFFF"/>
              <w:bottom w:val="dotted" w:sz="4" w:space="0" w:color="FFFFFF"/>
              <w:right w:val="dotted" w:sz="4" w:space="0" w:color="FFFFFF"/>
            </w:tcBorders>
            <w:shd w:val="clear" w:color="auto" w:fill="114864"/>
            <w:vAlign w:val="center"/>
          </w:tcPr>
          <w:p w14:paraId="55237870" w14:textId="31AF0360" w:rsidR="00DE6692" w:rsidRPr="00DE6692" w:rsidRDefault="00DE6692" w:rsidP="00DE6692">
            <w:pPr>
              <w:spacing w:after="0" w:line="240" w:lineRule="auto"/>
              <w:ind w:firstLine="80"/>
              <w:rPr>
                <w:rFonts w:ascii="Arial" w:eastAsia="Arial" w:hAnsi="Arial" w:cs="Arial"/>
                <w:b/>
                <w:color w:val="FFFFFF"/>
                <w:sz w:val="8"/>
                <w:szCs w:val="8"/>
              </w:rPr>
            </w:pPr>
            <w:r w:rsidRPr="00DE6692">
              <w:rPr>
                <w:rFonts w:ascii="Arial" w:eastAsia="Arial" w:hAnsi="Arial" w:cs="Arial"/>
                <w:b/>
                <w:color w:val="FFFFFF"/>
                <w:sz w:val="8"/>
                <w:szCs w:val="8"/>
              </w:rPr>
              <w:t>Etude n°1</w:t>
            </w:r>
          </w:p>
        </w:tc>
        <w:tc>
          <w:tcPr>
            <w:tcW w:w="160" w:type="dxa"/>
            <w:tcBorders>
              <w:top w:val="nil"/>
              <w:left w:val="nil"/>
              <w:bottom w:val="dotted" w:sz="4" w:space="0" w:color="FFFFFF"/>
              <w:right w:val="dotted" w:sz="4" w:space="0" w:color="FFFFFF"/>
            </w:tcBorders>
            <w:shd w:val="clear" w:color="auto" w:fill="DBEFF9"/>
          </w:tcPr>
          <w:p w14:paraId="4CD045EA"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6D170B0E"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28100B41"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0A8C7723"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00000"/>
          </w:tcPr>
          <w:p w14:paraId="49C327DF"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5EDD6BA7"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tbl>
            <w:tblPr>
              <w:tblStyle w:val="a"/>
              <w:tblW w:w="10039" w:type="dxa"/>
              <w:tblInd w:w="0" w:type="dxa"/>
              <w:tblLayout w:type="fixed"/>
              <w:tblLook w:val="0400" w:firstRow="0" w:lastRow="0" w:firstColumn="0" w:lastColumn="0" w:noHBand="0" w:noVBand="1"/>
            </w:tblPr>
            <w:tblGrid>
              <w:gridCol w:w="1529"/>
              <w:gridCol w:w="1530"/>
              <w:gridCol w:w="1530"/>
              <w:gridCol w:w="1530"/>
              <w:gridCol w:w="1530"/>
              <w:gridCol w:w="2390"/>
            </w:tblGrid>
            <w:tr w:rsidR="00DE6692" w14:paraId="0C76C999" w14:textId="77777777" w:rsidTr="00DE6692">
              <w:trPr>
                <w:trHeight w:val="274"/>
              </w:trPr>
              <w:tc>
                <w:tcPr>
                  <w:tcW w:w="160" w:type="dxa"/>
                  <w:tcBorders>
                    <w:top w:val="nil"/>
                    <w:left w:val="nil"/>
                    <w:bottom w:val="dotted" w:sz="4" w:space="0" w:color="FFFFFF"/>
                    <w:right w:val="dotted" w:sz="4" w:space="0" w:color="FFFFFF"/>
                  </w:tcBorders>
                  <w:shd w:val="clear" w:color="auto" w:fill="C00000"/>
                </w:tcPr>
                <w:p w14:paraId="4F86A9C9"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7C2C6D5E"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4F6CAED3"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177BC246"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01D8C74F" w14:textId="77777777" w:rsidR="00DE6692" w:rsidRDefault="00DE6692" w:rsidP="00DE6692">
                  <w:pPr>
                    <w:spacing w:after="0" w:line="240" w:lineRule="auto"/>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00000"/>
                </w:tcPr>
                <w:p w14:paraId="7462C6F0" w14:textId="77777777" w:rsidR="00DE6692" w:rsidRDefault="00DE6692" w:rsidP="00DE6692">
                  <w:pPr>
                    <w:spacing w:after="0" w:line="240" w:lineRule="auto"/>
                    <w:ind w:firstLine="80"/>
                    <w:jc w:val="right"/>
                    <w:rPr>
                      <w:color w:val="006100"/>
                      <w:sz w:val="8"/>
                      <w:szCs w:val="8"/>
                    </w:rPr>
                  </w:pPr>
                  <w:r>
                    <w:rPr>
                      <w:color w:val="006100"/>
                      <w:sz w:val="8"/>
                      <w:szCs w:val="8"/>
                    </w:rPr>
                    <w:t> </w:t>
                  </w:r>
                </w:p>
              </w:tc>
            </w:tr>
          </w:tbl>
          <w:p w14:paraId="6F77D71B" w14:textId="028F5398"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00000"/>
          </w:tcPr>
          <w:p w14:paraId="63842729"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5FDF2F94"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103118E2"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469460F4"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45585C16"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340" w:type="dxa"/>
            <w:tcBorders>
              <w:top w:val="nil"/>
              <w:left w:val="nil"/>
              <w:bottom w:val="dotted" w:sz="4" w:space="0" w:color="FFFFFF"/>
              <w:right w:val="dotted" w:sz="4" w:space="0" w:color="FFFFFF"/>
            </w:tcBorders>
            <w:shd w:val="clear" w:color="auto" w:fill="C6EFCE"/>
          </w:tcPr>
          <w:p w14:paraId="69D1A3F6"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2A8C0AC1"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598567A7"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6DE64DD4"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single" w:sz="4" w:space="0" w:color="7F7F7F"/>
              <w:bottom w:val="single" w:sz="4" w:space="0" w:color="7F7F7F"/>
              <w:right w:val="single" w:sz="4" w:space="0" w:color="7F7F7F"/>
            </w:tcBorders>
            <w:shd w:val="clear" w:color="auto" w:fill="FFCC99"/>
          </w:tcPr>
          <w:p w14:paraId="3744A7E4"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FE9A2A1"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110DB4C"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1EB9C02A"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70DBEA8"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45582419"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16DB097"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481C8512"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0929D2D1"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4895626"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43BAA873"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ADD29E7"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321" w:type="dxa"/>
            <w:tcBorders>
              <w:top w:val="nil"/>
              <w:left w:val="dotted" w:sz="4" w:space="0" w:color="FFFFFF"/>
              <w:bottom w:val="dotted" w:sz="4" w:space="0" w:color="FFFFFF"/>
              <w:right w:val="dotted" w:sz="4" w:space="0" w:color="FFFFFF"/>
            </w:tcBorders>
            <w:shd w:val="clear" w:color="auto" w:fill="E5F4E0"/>
          </w:tcPr>
          <w:p w14:paraId="419D72DC"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504C4A25"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9C560AF"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41ADAFD"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554FE557"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751E14BE"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E0EAA92"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33B26C18"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5EE9B261"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66D0F06"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r>
      <w:tr w:rsidR="00B30695" w14:paraId="5F13B10F" w14:textId="77777777" w:rsidTr="00FB7814">
        <w:trPr>
          <w:trHeight w:val="27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7D2E56BB" w14:textId="725C6DA2"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Création des questionnaires</w:t>
            </w:r>
          </w:p>
        </w:tc>
        <w:tc>
          <w:tcPr>
            <w:tcW w:w="160" w:type="dxa"/>
            <w:tcBorders>
              <w:top w:val="nil"/>
              <w:left w:val="nil"/>
              <w:bottom w:val="dotted" w:sz="4" w:space="0" w:color="FFFFFF"/>
              <w:right w:val="dotted" w:sz="4" w:space="0" w:color="FFFFFF"/>
            </w:tcBorders>
            <w:shd w:val="clear" w:color="auto" w:fill="DBEFF9"/>
          </w:tcPr>
          <w:p w14:paraId="75C24242"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3874E7C5"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77EC4BE7"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3F28C6DE"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6EFCE"/>
          </w:tcPr>
          <w:p w14:paraId="1A62067F"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3D9FF36E"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00000"/>
          </w:tcPr>
          <w:p w14:paraId="3C4A8CC4"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130711D3"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11437E3B"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654E6836"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C00C419"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146FBCD1"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340" w:type="dxa"/>
            <w:tcBorders>
              <w:top w:val="nil"/>
              <w:left w:val="nil"/>
              <w:bottom w:val="dotted" w:sz="4" w:space="0" w:color="FFFFFF"/>
              <w:right w:val="dotted" w:sz="4" w:space="0" w:color="FFFFFF"/>
            </w:tcBorders>
            <w:shd w:val="clear" w:color="auto" w:fill="C6EFCE"/>
          </w:tcPr>
          <w:p w14:paraId="1DAB4737"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4ED7BFAD"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45E1409D"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6D78AF08"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single" w:sz="4" w:space="0" w:color="7F7F7F"/>
              <w:bottom w:val="single" w:sz="4" w:space="0" w:color="7F7F7F"/>
              <w:right w:val="single" w:sz="4" w:space="0" w:color="7F7F7F"/>
            </w:tcBorders>
            <w:shd w:val="clear" w:color="auto" w:fill="FFCC99"/>
          </w:tcPr>
          <w:p w14:paraId="49DFCA9B"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96C6A29"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F31762B"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78F3034"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B3919E5"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8A372AE"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11736D3B"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1432391E"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5C5EEB7"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563D2DF"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119DA089"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724746B"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321" w:type="dxa"/>
            <w:tcBorders>
              <w:top w:val="nil"/>
              <w:left w:val="dotted" w:sz="4" w:space="0" w:color="FFFFFF"/>
              <w:bottom w:val="dotted" w:sz="4" w:space="0" w:color="FFFFFF"/>
              <w:right w:val="dotted" w:sz="4" w:space="0" w:color="FFFFFF"/>
            </w:tcBorders>
            <w:shd w:val="clear" w:color="auto" w:fill="E5F4E0"/>
          </w:tcPr>
          <w:p w14:paraId="7C93261A"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3429AF9A"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3E428009"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836B1FD"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556ECCA"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72C6A57F"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9C7E81B"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5202E1A"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E954A34"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04C6D8F"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r>
      <w:tr w:rsidR="00B30695" w:rsidRPr="009A03D5" w14:paraId="3A0E8C67" w14:textId="77777777" w:rsidTr="00FB7814">
        <w:trPr>
          <w:trHeight w:val="27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5946EFFD" w14:textId="5EE6DBDB" w:rsidR="00DE6692" w:rsidRPr="009A03D5" w:rsidRDefault="00DE6692" w:rsidP="00DE6692">
            <w:pPr>
              <w:spacing w:after="0" w:line="240" w:lineRule="auto"/>
              <w:jc w:val="center"/>
              <w:rPr>
                <w:rFonts w:ascii="Arial" w:eastAsia="Arial" w:hAnsi="Arial" w:cs="Arial"/>
                <w:color w:val="FFFFFF"/>
                <w:sz w:val="8"/>
                <w:szCs w:val="8"/>
                <w:lang w:val="en-US"/>
              </w:rPr>
            </w:pPr>
            <w:proofErr w:type="spellStart"/>
            <w:r>
              <w:rPr>
                <w:rFonts w:ascii="Arial" w:eastAsia="Arial" w:hAnsi="Arial" w:cs="Arial"/>
                <w:color w:val="FFFFFF"/>
                <w:sz w:val="8"/>
                <w:szCs w:val="8"/>
                <w:lang w:val="en-US"/>
              </w:rPr>
              <w:t>Entretiens</w:t>
            </w:r>
            <w:proofErr w:type="spellEnd"/>
          </w:p>
        </w:tc>
        <w:tc>
          <w:tcPr>
            <w:tcW w:w="160" w:type="dxa"/>
            <w:tcBorders>
              <w:top w:val="nil"/>
              <w:left w:val="nil"/>
              <w:bottom w:val="dotted" w:sz="4" w:space="0" w:color="FFFFFF"/>
              <w:right w:val="dotted" w:sz="4" w:space="0" w:color="FFFFFF"/>
            </w:tcBorders>
            <w:shd w:val="clear" w:color="auto" w:fill="DBEFF9"/>
          </w:tcPr>
          <w:p w14:paraId="117195DA"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4D8E96F9"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7242B2EF"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03D76AEC"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C6EFCE"/>
          </w:tcPr>
          <w:p w14:paraId="7A2D8904"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3FEE61E1"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372DBF4B"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00000"/>
          </w:tcPr>
          <w:p w14:paraId="71106FD1"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00000"/>
          </w:tcPr>
          <w:p w14:paraId="1E9EA162"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46A1FB34"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4F2EC21F"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4FD9FCFF" w14:textId="77777777" w:rsidR="00DE6692" w:rsidRPr="009A03D5" w:rsidRDefault="00DE6692" w:rsidP="00DE6692">
            <w:pPr>
              <w:spacing w:after="0" w:line="240" w:lineRule="auto"/>
              <w:ind w:firstLine="80"/>
              <w:jc w:val="right"/>
              <w:rPr>
                <w:color w:val="006100"/>
                <w:sz w:val="8"/>
                <w:szCs w:val="8"/>
                <w:lang w:val="en-US"/>
              </w:rPr>
            </w:pPr>
          </w:p>
        </w:tc>
        <w:tc>
          <w:tcPr>
            <w:tcW w:w="340" w:type="dxa"/>
            <w:tcBorders>
              <w:top w:val="nil"/>
              <w:left w:val="nil"/>
              <w:bottom w:val="dotted" w:sz="4" w:space="0" w:color="FFFFFF"/>
              <w:right w:val="dotted" w:sz="4" w:space="0" w:color="FFFFFF"/>
            </w:tcBorders>
            <w:shd w:val="clear" w:color="auto" w:fill="C6EFCE"/>
          </w:tcPr>
          <w:p w14:paraId="78CBA564"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3794D69A"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63F9B3BA"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7D70C1FB"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single" w:sz="4" w:space="0" w:color="7F7F7F"/>
              <w:bottom w:val="single" w:sz="4" w:space="0" w:color="7F7F7F"/>
              <w:right w:val="single" w:sz="4" w:space="0" w:color="7F7F7F"/>
            </w:tcBorders>
            <w:shd w:val="clear" w:color="auto" w:fill="FFCC99"/>
          </w:tcPr>
          <w:p w14:paraId="69CEAB19"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3886D418"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278379C8"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79E3B80F"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3018FF73"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4A0CBD1D"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65BFCF4F"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0A80F85F"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10C512DB"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737113D4"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541295AA"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68047917" w14:textId="77777777" w:rsidR="00DE6692" w:rsidRPr="009A03D5" w:rsidRDefault="00DE6692" w:rsidP="00DE6692">
            <w:pPr>
              <w:spacing w:after="0" w:line="240" w:lineRule="auto"/>
              <w:ind w:firstLine="80"/>
              <w:jc w:val="right"/>
              <w:rPr>
                <w:color w:val="3F3F76"/>
                <w:sz w:val="8"/>
                <w:szCs w:val="8"/>
                <w:lang w:val="en-US"/>
              </w:rPr>
            </w:pPr>
          </w:p>
        </w:tc>
        <w:tc>
          <w:tcPr>
            <w:tcW w:w="321" w:type="dxa"/>
            <w:tcBorders>
              <w:top w:val="nil"/>
              <w:left w:val="dotted" w:sz="4" w:space="0" w:color="FFFFFF"/>
              <w:bottom w:val="dotted" w:sz="4" w:space="0" w:color="FFFFFF"/>
              <w:right w:val="dotted" w:sz="4" w:space="0" w:color="FFFFFF"/>
            </w:tcBorders>
            <w:shd w:val="clear" w:color="auto" w:fill="E5F4E0"/>
          </w:tcPr>
          <w:p w14:paraId="0EA65B7F"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1F10DF72"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6558D6C1"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1C3388C0"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0011F10A"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4B58C474"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27757C59"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61301A27"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0D683060"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71147D0F"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r>
      <w:tr w:rsidR="00B30695" w:rsidRPr="009A03D5" w14:paraId="15A634A3" w14:textId="77777777" w:rsidTr="00FB7814">
        <w:trPr>
          <w:trHeight w:val="27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13AB4F92" w14:textId="67D40FAA" w:rsidR="00DE6692" w:rsidRPr="009A03D5" w:rsidRDefault="00DE6692" w:rsidP="00DE6692">
            <w:pPr>
              <w:spacing w:after="0" w:line="240" w:lineRule="auto"/>
              <w:jc w:val="center"/>
              <w:rPr>
                <w:rFonts w:ascii="Arial" w:eastAsia="Arial" w:hAnsi="Arial" w:cs="Arial"/>
                <w:color w:val="FFFFFF"/>
                <w:sz w:val="8"/>
                <w:szCs w:val="8"/>
                <w:lang w:val="en-US"/>
              </w:rPr>
            </w:pPr>
            <w:r>
              <w:rPr>
                <w:rFonts w:ascii="Arial" w:eastAsia="Arial" w:hAnsi="Arial" w:cs="Arial"/>
                <w:color w:val="FFFFFF"/>
                <w:sz w:val="8"/>
                <w:szCs w:val="8"/>
                <w:lang w:val="en-US"/>
              </w:rPr>
              <w:t>Analyses des entretiens</w:t>
            </w:r>
          </w:p>
        </w:tc>
        <w:tc>
          <w:tcPr>
            <w:tcW w:w="160" w:type="dxa"/>
            <w:tcBorders>
              <w:top w:val="nil"/>
              <w:left w:val="nil"/>
              <w:bottom w:val="dotted" w:sz="4" w:space="0" w:color="FFFFFF"/>
              <w:right w:val="dotted" w:sz="4" w:space="0" w:color="FFFFFF"/>
            </w:tcBorders>
            <w:shd w:val="clear" w:color="auto" w:fill="DBEFF9"/>
          </w:tcPr>
          <w:p w14:paraId="2E1843C5"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73ECAB17"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596C78FB"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316A171E"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C6EFCE"/>
          </w:tcPr>
          <w:p w14:paraId="4E059CE2"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486072C7"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37200C9E"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6390D872"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00000"/>
          </w:tcPr>
          <w:p w14:paraId="46CC7F74"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00000"/>
          </w:tcPr>
          <w:p w14:paraId="2E427084"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00000"/>
          </w:tcPr>
          <w:p w14:paraId="45E33698"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00000"/>
          </w:tcPr>
          <w:p w14:paraId="38B2395D" w14:textId="77777777" w:rsidR="00DE6692" w:rsidRPr="009A03D5" w:rsidRDefault="00DE6692" w:rsidP="00DE6692">
            <w:pPr>
              <w:spacing w:after="0" w:line="240" w:lineRule="auto"/>
              <w:ind w:firstLine="80"/>
              <w:jc w:val="right"/>
              <w:rPr>
                <w:color w:val="006100"/>
                <w:sz w:val="8"/>
                <w:szCs w:val="8"/>
                <w:lang w:val="en-US"/>
              </w:rPr>
            </w:pPr>
          </w:p>
        </w:tc>
        <w:tc>
          <w:tcPr>
            <w:tcW w:w="340" w:type="dxa"/>
            <w:tcBorders>
              <w:top w:val="nil"/>
              <w:left w:val="nil"/>
              <w:bottom w:val="dotted" w:sz="4" w:space="0" w:color="FFFFFF"/>
              <w:right w:val="dotted" w:sz="4" w:space="0" w:color="FFFFFF"/>
            </w:tcBorders>
            <w:shd w:val="clear" w:color="auto" w:fill="C6EFCE"/>
          </w:tcPr>
          <w:p w14:paraId="284F7DF4"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0C9FB2F7"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65A15F7B"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7AD8E2E6"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single" w:sz="4" w:space="0" w:color="7F7F7F"/>
              <w:bottom w:val="single" w:sz="4" w:space="0" w:color="7F7F7F"/>
              <w:right w:val="single" w:sz="4" w:space="0" w:color="7F7F7F"/>
            </w:tcBorders>
            <w:shd w:val="clear" w:color="auto" w:fill="FFCC99"/>
          </w:tcPr>
          <w:p w14:paraId="6D857D00"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3519551F"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27E3644C"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598B8FE0"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5A1B5D2A"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66D1F776"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200F5697"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0779A7D7"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6128936F"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6CACE93B"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407C6974"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7FE66C11" w14:textId="77777777" w:rsidR="00DE6692" w:rsidRPr="009A03D5" w:rsidRDefault="00DE6692" w:rsidP="00DE6692">
            <w:pPr>
              <w:spacing w:after="0" w:line="240" w:lineRule="auto"/>
              <w:ind w:firstLine="80"/>
              <w:jc w:val="right"/>
              <w:rPr>
                <w:color w:val="3F3F76"/>
                <w:sz w:val="8"/>
                <w:szCs w:val="8"/>
                <w:lang w:val="en-US"/>
              </w:rPr>
            </w:pPr>
          </w:p>
        </w:tc>
        <w:tc>
          <w:tcPr>
            <w:tcW w:w="321" w:type="dxa"/>
            <w:tcBorders>
              <w:top w:val="nil"/>
              <w:left w:val="dotted" w:sz="4" w:space="0" w:color="FFFFFF"/>
              <w:bottom w:val="dotted" w:sz="4" w:space="0" w:color="FFFFFF"/>
              <w:right w:val="dotted" w:sz="4" w:space="0" w:color="FFFFFF"/>
            </w:tcBorders>
            <w:shd w:val="clear" w:color="auto" w:fill="E5F4E0"/>
          </w:tcPr>
          <w:p w14:paraId="45CCBBB7"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5A4A38EA"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6C765640"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12D7CF03"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7C2D6002"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73C91639"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04667F53"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6B2F34F1"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0D0EFEAF"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134D403E"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r>
      <w:tr w:rsidR="00B30695" w:rsidRPr="009A03D5" w14:paraId="674DF9A4" w14:textId="77777777" w:rsidTr="00FB7814">
        <w:trPr>
          <w:trHeight w:val="27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02CF6668" w14:textId="5FB4C9D7" w:rsidR="00DE6692" w:rsidRDefault="00DE6692" w:rsidP="00DE6692">
            <w:pPr>
              <w:spacing w:after="0" w:line="240" w:lineRule="auto"/>
              <w:jc w:val="center"/>
              <w:rPr>
                <w:rFonts w:ascii="Arial" w:eastAsia="Arial" w:hAnsi="Arial" w:cs="Arial"/>
                <w:color w:val="FFFFFF"/>
                <w:sz w:val="8"/>
                <w:szCs w:val="8"/>
                <w:lang w:val="en-US"/>
              </w:rPr>
            </w:pPr>
            <w:r>
              <w:rPr>
                <w:rFonts w:ascii="Arial" w:eastAsia="Arial" w:hAnsi="Arial" w:cs="Arial"/>
                <w:color w:val="FFFFFF"/>
                <w:sz w:val="8"/>
                <w:szCs w:val="8"/>
                <w:lang w:val="en-US"/>
              </w:rPr>
              <w:t>Creation questionnaire</w:t>
            </w:r>
          </w:p>
        </w:tc>
        <w:tc>
          <w:tcPr>
            <w:tcW w:w="160" w:type="dxa"/>
            <w:tcBorders>
              <w:top w:val="nil"/>
              <w:left w:val="nil"/>
              <w:bottom w:val="dotted" w:sz="4" w:space="0" w:color="FFFFFF"/>
              <w:right w:val="dotted" w:sz="4" w:space="0" w:color="FFFFFF"/>
            </w:tcBorders>
            <w:shd w:val="clear" w:color="auto" w:fill="DBEFF9"/>
          </w:tcPr>
          <w:p w14:paraId="699857DB"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146F4F9E"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0D4E2FD3"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DBEFF9"/>
          </w:tcPr>
          <w:p w14:paraId="0B8D79D0" w14:textId="77777777" w:rsidR="00DE6692" w:rsidRPr="009A03D5" w:rsidRDefault="00DE6692" w:rsidP="00DE6692">
            <w:pPr>
              <w:spacing w:after="0" w:line="240" w:lineRule="auto"/>
              <w:rPr>
                <w:rFonts w:ascii="Arial" w:eastAsia="Arial" w:hAnsi="Arial" w:cs="Arial"/>
                <w:sz w:val="8"/>
                <w:szCs w:val="8"/>
                <w:lang w:val="en-US"/>
              </w:rPr>
            </w:pPr>
          </w:p>
        </w:tc>
        <w:tc>
          <w:tcPr>
            <w:tcW w:w="160" w:type="dxa"/>
            <w:tcBorders>
              <w:top w:val="nil"/>
              <w:left w:val="nil"/>
              <w:bottom w:val="dotted" w:sz="4" w:space="0" w:color="FFFFFF"/>
              <w:right w:val="dotted" w:sz="4" w:space="0" w:color="FFFFFF"/>
            </w:tcBorders>
            <w:shd w:val="clear" w:color="auto" w:fill="C6EFCE"/>
          </w:tcPr>
          <w:p w14:paraId="4D86D0F7"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480B7A9B"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7B6B7534"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647C577B"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1134F2D0"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6EFCE"/>
          </w:tcPr>
          <w:p w14:paraId="3753C2F8"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00000"/>
          </w:tcPr>
          <w:p w14:paraId="236B80C8" w14:textId="77777777" w:rsidR="00DE6692" w:rsidRPr="009A03D5" w:rsidRDefault="00DE6692" w:rsidP="00DE6692">
            <w:pPr>
              <w:spacing w:after="0" w:line="240" w:lineRule="auto"/>
              <w:rPr>
                <w:color w:val="006100"/>
                <w:sz w:val="8"/>
                <w:szCs w:val="8"/>
                <w:lang w:val="en-US"/>
              </w:rPr>
            </w:pPr>
          </w:p>
        </w:tc>
        <w:tc>
          <w:tcPr>
            <w:tcW w:w="160" w:type="dxa"/>
            <w:tcBorders>
              <w:top w:val="nil"/>
              <w:left w:val="nil"/>
              <w:bottom w:val="dotted" w:sz="4" w:space="0" w:color="FFFFFF"/>
              <w:right w:val="dotted" w:sz="4" w:space="0" w:color="FFFFFF"/>
            </w:tcBorders>
            <w:shd w:val="clear" w:color="auto" w:fill="C00000"/>
          </w:tcPr>
          <w:p w14:paraId="6E384694" w14:textId="77777777" w:rsidR="00DE6692" w:rsidRPr="009A03D5" w:rsidRDefault="00DE6692" w:rsidP="00DE6692">
            <w:pPr>
              <w:spacing w:after="0" w:line="240" w:lineRule="auto"/>
              <w:ind w:firstLine="80"/>
              <w:jc w:val="right"/>
              <w:rPr>
                <w:color w:val="006100"/>
                <w:sz w:val="8"/>
                <w:szCs w:val="8"/>
                <w:lang w:val="en-US"/>
              </w:rPr>
            </w:pPr>
          </w:p>
        </w:tc>
        <w:tc>
          <w:tcPr>
            <w:tcW w:w="340" w:type="dxa"/>
            <w:tcBorders>
              <w:top w:val="nil"/>
              <w:left w:val="nil"/>
              <w:bottom w:val="dotted" w:sz="4" w:space="0" w:color="FFFFFF"/>
              <w:right w:val="dotted" w:sz="4" w:space="0" w:color="FFFFFF"/>
            </w:tcBorders>
            <w:shd w:val="clear" w:color="auto" w:fill="C6EFCE"/>
          </w:tcPr>
          <w:p w14:paraId="7FF8985E"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7EFA510B"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64041FC9"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nil"/>
              <w:bottom w:val="dotted" w:sz="4" w:space="0" w:color="FFFFFF"/>
              <w:right w:val="dotted" w:sz="4" w:space="0" w:color="FFFFFF"/>
            </w:tcBorders>
            <w:shd w:val="clear" w:color="auto" w:fill="C6EFCE"/>
          </w:tcPr>
          <w:p w14:paraId="0D44478D" w14:textId="77777777" w:rsidR="00DE6692" w:rsidRPr="009A03D5" w:rsidRDefault="00DE6692" w:rsidP="00DE6692">
            <w:pPr>
              <w:spacing w:after="0" w:line="240" w:lineRule="auto"/>
              <w:ind w:firstLine="80"/>
              <w:jc w:val="right"/>
              <w:rPr>
                <w:color w:val="006100"/>
                <w:sz w:val="8"/>
                <w:szCs w:val="8"/>
                <w:lang w:val="en-US"/>
              </w:rPr>
            </w:pPr>
          </w:p>
        </w:tc>
        <w:tc>
          <w:tcPr>
            <w:tcW w:w="250" w:type="dxa"/>
            <w:tcBorders>
              <w:top w:val="nil"/>
              <w:left w:val="single" w:sz="4" w:space="0" w:color="7F7F7F"/>
              <w:bottom w:val="single" w:sz="4" w:space="0" w:color="7F7F7F"/>
              <w:right w:val="single" w:sz="4" w:space="0" w:color="7F7F7F"/>
            </w:tcBorders>
            <w:shd w:val="clear" w:color="auto" w:fill="FFCC99"/>
          </w:tcPr>
          <w:p w14:paraId="0F79A46C"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48A57F8D"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101B2688"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7CA1EEDE"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6B55B514"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5210B8F9"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66951A45"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011DC5E7"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6E3DD38E"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54E9E7F8"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2C75045D" w14:textId="77777777" w:rsidR="00DE6692" w:rsidRPr="009A03D5" w:rsidRDefault="00DE6692" w:rsidP="00DE6692">
            <w:pPr>
              <w:spacing w:after="0" w:line="240" w:lineRule="auto"/>
              <w:ind w:firstLine="80"/>
              <w:jc w:val="right"/>
              <w:rPr>
                <w:color w:val="3F3F76"/>
                <w:sz w:val="8"/>
                <w:szCs w:val="8"/>
                <w:lang w:val="en-US"/>
              </w:rPr>
            </w:pPr>
          </w:p>
        </w:tc>
        <w:tc>
          <w:tcPr>
            <w:tcW w:w="250" w:type="dxa"/>
            <w:tcBorders>
              <w:top w:val="nil"/>
              <w:left w:val="nil"/>
              <w:bottom w:val="single" w:sz="4" w:space="0" w:color="7F7F7F"/>
              <w:right w:val="single" w:sz="4" w:space="0" w:color="7F7F7F"/>
            </w:tcBorders>
            <w:shd w:val="clear" w:color="auto" w:fill="FFCC99"/>
          </w:tcPr>
          <w:p w14:paraId="20353383" w14:textId="77777777" w:rsidR="00DE6692" w:rsidRPr="009A03D5" w:rsidRDefault="00DE6692" w:rsidP="00DE6692">
            <w:pPr>
              <w:spacing w:after="0" w:line="240" w:lineRule="auto"/>
              <w:ind w:firstLine="80"/>
              <w:jc w:val="right"/>
              <w:rPr>
                <w:color w:val="3F3F76"/>
                <w:sz w:val="8"/>
                <w:szCs w:val="8"/>
                <w:lang w:val="en-US"/>
              </w:rPr>
            </w:pPr>
          </w:p>
        </w:tc>
        <w:tc>
          <w:tcPr>
            <w:tcW w:w="321" w:type="dxa"/>
            <w:tcBorders>
              <w:top w:val="nil"/>
              <w:left w:val="dotted" w:sz="4" w:space="0" w:color="FFFFFF"/>
              <w:bottom w:val="dotted" w:sz="4" w:space="0" w:color="FFFFFF"/>
              <w:right w:val="dotted" w:sz="4" w:space="0" w:color="FFFFFF"/>
            </w:tcBorders>
            <w:shd w:val="clear" w:color="auto" w:fill="E5F4E0"/>
          </w:tcPr>
          <w:p w14:paraId="3405E642"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615F3842"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1CFE245B"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5CC56B82"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1CBA39C3"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2F46B805"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470E6AE9"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0F285759"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19AB97A0"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c>
          <w:tcPr>
            <w:tcW w:w="321" w:type="dxa"/>
            <w:tcBorders>
              <w:top w:val="nil"/>
              <w:left w:val="nil"/>
              <w:bottom w:val="dotted" w:sz="4" w:space="0" w:color="FFFFFF"/>
              <w:right w:val="dotted" w:sz="4" w:space="0" w:color="FFFFFF"/>
            </w:tcBorders>
            <w:shd w:val="clear" w:color="auto" w:fill="E5F4E0"/>
          </w:tcPr>
          <w:p w14:paraId="66E481A1" w14:textId="77777777" w:rsidR="00DE6692" w:rsidRPr="009A03D5" w:rsidRDefault="00DE6692" w:rsidP="00DE6692">
            <w:pPr>
              <w:spacing w:after="0" w:line="240" w:lineRule="auto"/>
              <w:ind w:firstLine="80"/>
              <w:jc w:val="right"/>
              <w:rPr>
                <w:rFonts w:ascii="Arial" w:eastAsia="Arial" w:hAnsi="Arial" w:cs="Arial"/>
                <w:sz w:val="8"/>
                <w:szCs w:val="8"/>
                <w:lang w:val="en-US"/>
              </w:rPr>
            </w:pPr>
          </w:p>
        </w:tc>
      </w:tr>
      <w:tr w:rsidR="00B30695" w14:paraId="22006521" w14:textId="77777777" w:rsidTr="00FB7814">
        <w:trPr>
          <w:trHeight w:val="26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117C6970" w14:textId="77777777" w:rsidR="00DE6692" w:rsidRPr="00DE6692" w:rsidRDefault="00DE6692" w:rsidP="00DE6692">
            <w:pPr>
              <w:spacing w:after="0" w:line="240" w:lineRule="auto"/>
              <w:rPr>
                <w:rFonts w:ascii="Arial" w:eastAsia="Arial" w:hAnsi="Arial" w:cs="Arial"/>
                <w:b/>
                <w:color w:val="FFFFFF"/>
                <w:sz w:val="8"/>
                <w:szCs w:val="8"/>
              </w:rPr>
            </w:pPr>
            <w:r w:rsidRPr="00DE6692">
              <w:rPr>
                <w:rFonts w:ascii="Arial" w:eastAsia="Arial" w:hAnsi="Arial" w:cs="Arial"/>
                <w:b/>
                <w:color w:val="FFFFFF"/>
                <w:sz w:val="8"/>
                <w:szCs w:val="8"/>
              </w:rPr>
              <w:t>Etude n°2</w:t>
            </w:r>
          </w:p>
        </w:tc>
        <w:tc>
          <w:tcPr>
            <w:tcW w:w="160" w:type="dxa"/>
            <w:tcBorders>
              <w:top w:val="nil"/>
              <w:left w:val="nil"/>
              <w:bottom w:val="dotted" w:sz="4" w:space="0" w:color="FFFFFF"/>
              <w:right w:val="dotted" w:sz="4" w:space="0" w:color="FFFFFF"/>
            </w:tcBorders>
            <w:shd w:val="clear" w:color="auto" w:fill="DBEFF9"/>
          </w:tcPr>
          <w:p w14:paraId="6CE5B11F"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42C8DE62"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2F0833A3"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68B1CC7A"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6EFCE"/>
          </w:tcPr>
          <w:p w14:paraId="07FE637A"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453AFC29"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2E89D9F"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30F37F61"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86A82F0"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792DDB5E"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6F45AF77"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5F694E0E" w14:textId="77777777" w:rsidR="00DE6692" w:rsidRDefault="00DE6692" w:rsidP="00DE6692">
            <w:pPr>
              <w:spacing w:after="0" w:line="240" w:lineRule="auto"/>
              <w:rPr>
                <w:color w:val="006100"/>
                <w:sz w:val="8"/>
                <w:szCs w:val="8"/>
              </w:rPr>
            </w:pPr>
            <w:r>
              <w:rPr>
                <w:color w:val="006100"/>
                <w:sz w:val="8"/>
                <w:szCs w:val="8"/>
              </w:rPr>
              <w:t> </w:t>
            </w:r>
          </w:p>
        </w:tc>
        <w:tc>
          <w:tcPr>
            <w:tcW w:w="340" w:type="dxa"/>
            <w:tcBorders>
              <w:top w:val="nil"/>
              <w:left w:val="nil"/>
              <w:bottom w:val="dotted" w:sz="4" w:space="0" w:color="FFFFFF"/>
              <w:right w:val="dotted" w:sz="4" w:space="0" w:color="FFFFFF"/>
            </w:tcBorders>
            <w:shd w:val="clear" w:color="auto" w:fill="C00000"/>
          </w:tcPr>
          <w:p w14:paraId="65E46997"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00000"/>
          </w:tcPr>
          <w:p w14:paraId="06B3C563"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00000"/>
          </w:tcPr>
          <w:p w14:paraId="39A82049"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00000"/>
          </w:tcPr>
          <w:p w14:paraId="01EB68A4"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single" w:sz="4" w:space="0" w:color="7F7F7F"/>
              <w:bottom w:val="single" w:sz="4" w:space="0" w:color="7F7F7F"/>
              <w:right w:val="single" w:sz="4" w:space="0" w:color="7F7F7F"/>
            </w:tcBorders>
            <w:shd w:val="clear" w:color="auto" w:fill="C00000"/>
          </w:tcPr>
          <w:p w14:paraId="3F1A0012"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C00000"/>
          </w:tcPr>
          <w:p w14:paraId="638177A0"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8D711BC"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DD0469D"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A31F5D6"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19B0F5E0"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4D551C4"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6AE994D"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33C1BA8"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3FDB919"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47B2CF58"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1C945F3"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321" w:type="dxa"/>
            <w:tcBorders>
              <w:top w:val="nil"/>
              <w:left w:val="dotted" w:sz="4" w:space="0" w:color="FFFFFF"/>
              <w:bottom w:val="dotted" w:sz="4" w:space="0" w:color="FFFFFF"/>
              <w:right w:val="dotted" w:sz="4" w:space="0" w:color="FFFFFF"/>
            </w:tcBorders>
            <w:shd w:val="clear" w:color="auto" w:fill="E5F4E0"/>
          </w:tcPr>
          <w:p w14:paraId="118D5319"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75B9950F"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B985C61"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F1CDFDC"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21C4E70C"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9E06EF5"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520D7E4D"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AB32CE2"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76CDBCEE"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DD5E6B4"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r>
      <w:tr w:rsidR="00B30695" w14:paraId="1A901D22" w14:textId="77777777" w:rsidTr="00FB7814">
        <w:trPr>
          <w:trHeight w:val="26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1171AD3D" w14:textId="118206D2"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Création des simulations VR</w:t>
            </w:r>
          </w:p>
        </w:tc>
        <w:tc>
          <w:tcPr>
            <w:tcW w:w="160" w:type="dxa"/>
            <w:tcBorders>
              <w:top w:val="nil"/>
              <w:left w:val="nil"/>
              <w:bottom w:val="dotted" w:sz="4" w:space="0" w:color="FFFFFF"/>
              <w:right w:val="dotted" w:sz="4" w:space="0" w:color="FFFFFF"/>
            </w:tcBorders>
            <w:shd w:val="clear" w:color="auto" w:fill="DBEFF9"/>
          </w:tcPr>
          <w:p w14:paraId="510FA938"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60DB9BB0"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63F0A0AD"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215102B6"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3BE1CF3E"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0D8502B"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58868DF"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D2C1864"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FB084F3"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11E94934"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DAA0B16"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F781180" w14:textId="77777777" w:rsidR="00DE6692" w:rsidRDefault="00DE6692"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00000"/>
          </w:tcPr>
          <w:p w14:paraId="7C44326A"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5F4F0152"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74F28785"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1745E644"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6F9F765F"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38D1924"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70A5304"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21FB19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4ECF8B2"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20DB4C1"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2DC4621"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77B16C3"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8250836"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FB8E37E"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2FC5DD8"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6A91816"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300DDE22"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1F0F8589"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182A1AD"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B813991"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78A7A12"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679CAE7"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969A28A"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48D3876"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8BBE6C7"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B9126F3"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2574EBAD" w14:textId="77777777" w:rsidTr="00B8678A">
        <w:trPr>
          <w:trHeight w:val="26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40D8BD5B" w14:textId="3EBE93CF"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Recrutements</w:t>
            </w:r>
          </w:p>
        </w:tc>
        <w:tc>
          <w:tcPr>
            <w:tcW w:w="160" w:type="dxa"/>
            <w:tcBorders>
              <w:top w:val="nil"/>
              <w:left w:val="nil"/>
              <w:bottom w:val="dotted" w:sz="4" w:space="0" w:color="FFFFFF"/>
              <w:right w:val="dotted" w:sz="4" w:space="0" w:color="FFFFFF"/>
            </w:tcBorders>
            <w:shd w:val="clear" w:color="auto" w:fill="DBEFF9"/>
          </w:tcPr>
          <w:p w14:paraId="55E53136"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549DC6B3"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43DC91F3"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7FD7F7B5"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1B46D231"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6FA69F6"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4FBFB2C5"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83A1672"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77BD5F4"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4CBB082"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53F2DEA"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3D136CF" w14:textId="77777777" w:rsidR="00DE6692" w:rsidRDefault="00DE6692"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00000"/>
          </w:tcPr>
          <w:p w14:paraId="1C308402"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00000"/>
          </w:tcPr>
          <w:p w14:paraId="0C450E48"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5041938E"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7EC69FA6"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24E7A72E"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6055D8F"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6E32C95"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4325714"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A4352FD"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3D37AA5"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314D16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0B21E81"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C491CA5"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BDCD85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26502E8"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82D7531"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62F5BCC1"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8571DC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111EBAE2"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2F4242D"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B1CB567"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7680F34"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E1C0F1D"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57CA17A"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94BAC46"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71CC315"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003D2418" w14:textId="77777777" w:rsidTr="00B8678A">
        <w:trPr>
          <w:trHeight w:val="26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67806B07" w14:textId="6F35FD9B"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Passation</w:t>
            </w:r>
            <w:r w:rsidR="00FB7814">
              <w:rPr>
                <w:rFonts w:ascii="Arial" w:eastAsia="Arial" w:hAnsi="Arial" w:cs="Arial"/>
                <w:color w:val="FFFFFF"/>
                <w:sz w:val="8"/>
                <w:szCs w:val="8"/>
              </w:rPr>
              <w:t>s</w:t>
            </w:r>
          </w:p>
        </w:tc>
        <w:tc>
          <w:tcPr>
            <w:tcW w:w="160" w:type="dxa"/>
            <w:tcBorders>
              <w:top w:val="nil"/>
              <w:left w:val="nil"/>
              <w:bottom w:val="dotted" w:sz="4" w:space="0" w:color="FFFFFF"/>
              <w:right w:val="dotted" w:sz="4" w:space="0" w:color="FFFFFF"/>
            </w:tcBorders>
            <w:shd w:val="clear" w:color="auto" w:fill="DBEFF9"/>
          </w:tcPr>
          <w:p w14:paraId="4496DE1C"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6AD3A798"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54D160BD"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7F790980"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616E6158"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29951E5"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EE7B1BB"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99A3039"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B38B3A6"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4950E94E"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401334DF"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BE01931" w14:textId="77777777" w:rsidR="00DE6692" w:rsidRDefault="00DE6692"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1F333FE6"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0C271EE5"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00000"/>
          </w:tcPr>
          <w:p w14:paraId="53D8DD7B"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00000"/>
          </w:tcPr>
          <w:p w14:paraId="41B58A8E"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6C913F6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B394541"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F22A05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E6EC9C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B3FC7E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8E50FC8"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69B5934"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0B9E8C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724A9D5"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494346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4AB666E"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E854BF9"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4AC06A45"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2B9B899"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9EBB620"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2B6BCB9"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772C98A"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9AAA625"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2B4D2AD"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E030CA3"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608C898"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A0440F8"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7EE6E85D" w14:textId="77777777" w:rsidTr="00FB7814">
        <w:trPr>
          <w:trHeight w:val="264"/>
        </w:trPr>
        <w:tc>
          <w:tcPr>
            <w:tcW w:w="819" w:type="dxa"/>
            <w:tcBorders>
              <w:top w:val="nil"/>
              <w:left w:val="dotted" w:sz="4" w:space="0" w:color="FFFFFF"/>
              <w:bottom w:val="dotted" w:sz="4" w:space="0" w:color="FFFFFF"/>
              <w:right w:val="dotted" w:sz="4" w:space="0" w:color="FFFFFF"/>
            </w:tcBorders>
            <w:shd w:val="clear" w:color="auto" w:fill="114864"/>
            <w:vAlign w:val="center"/>
          </w:tcPr>
          <w:p w14:paraId="12ECB09E" w14:textId="054F18CD"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Analyse</w:t>
            </w:r>
            <w:r w:rsidR="00FB7814">
              <w:rPr>
                <w:rFonts w:ascii="Arial" w:eastAsia="Arial" w:hAnsi="Arial" w:cs="Arial"/>
                <w:color w:val="FFFFFF"/>
                <w:sz w:val="8"/>
                <w:szCs w:val="8"/>
              </w:rPr>
              <w:t>s</w:t>
            </w:r>
          </w:p>
        </w:tc>
        <w:tc>
          <w:tcPr>
            <w:tcW w:w="160" w:type="dxa"/>
            <w:tcBorders>
              <w:top w:val="nil"/>
              <w:left w:val="nil"/>
              <w:bottom w:val="dotted" w:sz="4" w:space="0" w:color="FFFFFF"/>
              <w:right w:val="dotted" w:sz="4" w:space="0" w:color="FFFFFF"/>
            </w:tcBorders>
            <w:shd w:val="clear" w:color="auto" w:fill="DBEFF9"/>
          </w:tcPr>
          <w:p w14:paraId="1D4052AD"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47B06FF1"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56C35A20"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1F6554D8"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0D74A66F"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4F219A22"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722F1D4"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2A425EF"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1E502C73"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4C5FD8A"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A9C4EBB"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19852D3C" w14:textId="77777777" w:rsidR="00DE6692" w:rsidRDefault="00DE6692"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25250D59"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197DCBCD"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0A00415B"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46D7F748"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C00000"/>
          </w:tcPr>
          <w:p w14:paraId="663659F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4E2696F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97AAF6A"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2A850FF"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E381828"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903A85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C5E34E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51F475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C00F03C"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B0CEB8A"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9B4DA62"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A2AC5DC"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25F53DC0"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C4EA466"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005B8FF"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696BD3D"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FE6CC9E"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444899D"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460190F"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5AE4A2A"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A5FEE86"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D4E462C"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3DA0AECD" w14:textId="77777777" w:rsidTr="00FB7814">
        <w:trPr>
          <w:trHeight w:val="282"/>
        </w:trPr>
        <w:tc>
          <w:tcPr>
            <w:tcW w:w="819" w:type="dxa"/>
            <w:tcBorders>
              <w:top w:val="nil"/>
              <w:left w:val="dotted" w:sz="4" w:space="0" w:color="FFFFFF"/>
              <w:bottom w:val="dotted" w:sz="4" w:space="0" w:color="FFFFFF"/>
              <w:right w:val="dotted" w:sz="4" w:space="0" w:color="FFFFFF"/>
            </w:tcBorders>
            <w:shd w:val="clear" w:color="auto" w:fill="114864"/>
            <w:vAlign w:val="center"/>
          </w:tcPr>
          <w:p w14:paraId="04345F62" w14:textId="77777777" w:rsidR="00DE6692" w:rsidRPr="00DE6692" w:rsidRDefault="00DE6692" w:rsidP="00DE6692">
            <w:pPr>
              <w:spacing w:after="0" w:line="240" w:lineRule="auto"/>
              <w:rPr>
                <w:rFonts w:ascii="Arial" w:eastAsia="Arial" w:hAnsi="Arial" w:cs="Arial"/>
                <w:b/>
                <w:color w:val="FFFFFF"/>
                <w:sz w:val="8"/>
                <w:szCs w:val="8"/>
              </w:rPr>
            </w:pPr>
            <w:r w:rsidRPr="00DE6692">
              <w:rPr>
                <w:rFonts w:ascii="Arial" w:eastAsia="Arial" w:hAnsi="Arial" w:cs="Arial"/>
                <w:b/>
                <w:color w:val="FFFFFF"/>
                <w:sz w:val="8"/>
                <w:szCs w:val="8"/>
              </w:rPr>
              <w:t>Etude n°3</w:t>
            </w:r>
          </w:p>
        </w:tc>
        <w:tc>
          <w:tcPr>
            <w:tcW w:w="160" w:type="dxa"/>
            <w:tcBorders>
              <w:top w:val="nil"/>
              <w:left w:val="nil"/>
              <w:bottom w:val="dotted" w:sz="4" w:space="0" w:color="FFFFFF"/>
              <w:right w:val="dotted" w:sz="4" w:space="0" w:color="FFFFFF"/>
            </w:tcBorders>
            <w:shd w:val="clear" w:color="auto" w:fill="DBEFF9"/>
          </w:tcPr>
          <w:p w14:paraId="683BF583"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5F46844B"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2F4E2C0E"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64FCE3C2"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6EFCE"/>
          </w:tcPr>
          <w:p w14:paraId="54BA7F0A"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11A87C40"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7B36005"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7775F36"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98C415C"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64B41660"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6BCB444D"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70083F99" w14:textId="77777777" w:rsidR="00DE6692" w:rsidRDefault="00DE6692" w:rsidP="00DE6692">
            <w:pPr>
              <w:spacing w:after="0" w:line="240" w:lineRule="auto"/>
              <w:rPr>
                <w:color w:val="006100"/>
                <w:sz w:val="8"/>
                <w:szCs w:val="8"/>
              </w:rPr>
            </w:pPr>
            <w:r>
              <w:rPr>
                <w:color w:val="006100"/>
                <w:sz w:val="8"/>
                <w:szCs w:val="8"/>
              </w:rPr>
              <w:t> </w:t>
            </w:r>
          </w:p>
        </w:tc>
        <w:tc>
          <w:tcPr>
            <w:tcW w:w="340" w:type="dxa"/>
            <w:tcBorders>
              <w:top w:val="nil"/>
              <w:left w:val="nil"/>
              <w:bottom w:val="dotted" w:sz="4" w:space="0" w:color="FFFFFF"/>
              <w:right w:val="dotted" w:sz="4" w:space="0" w:color="FFFFFF"/>
            </w:tcBorders>
            <w:shd w:val="clear" w:color="auto" w:fill="C6EFCE"/>
          </w:tcPr>
          <w:p w14:paraId="077CB3B7"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560732F2"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6D3A41FB"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6F0232BE"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single" w:sz="4" w:space="0" w:color="7F7F7F"/>
              <w:bottom w:val="single" w:sz="4" w:space="0" w:color="7F7F7F"/>
              <w:right w:val="single" w:sz="4" w:space="0" w:color="7F7F7F"/>
            </w:tcBorders>
            <w:shd w:val="clear" w:color="auto" w:fill="FFCC99"/>
          </w:tcPr>
          <w:p w14:paraId="426186E7"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2812AB4"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C00000"/>
          </w:tcPr>
          <w:p w14:paraId="20500C9D"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C00000"/>
          </w:tcPr>
          <w:p w14:paraId="3A00B8FB"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C00000"/>
          </w:tcPr>
          <w:p w14:paraId="48C535C6"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C00000"/>
          </w:tcPr>
          <w:p w14:paraId="50ACB66F"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C00000"/>
          </w:tcPr>
          <w:p w14:paraId="0CDFA16F"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C00000"/>
          </w:tcPr>
          <w:p w14:paraId="7A40E262"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639B93F"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0F84723E"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71F6B85"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B6CB398"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321" w:type="dxa"/>
            <w:tcBorders>
              <w:top w:val="nil"/>
              <w:left w:val="dotted" w:sz="4" w:space="0" w:color="FFFFFF"/>
              <w:bottom w:val="dotted" w:sz="4" w:space="0" w:color="FFFFFF"/>
              <w:right w:val="dotted" w:sz="4" w:space="0" w:color="FFFFFF"/>
            </w:tcBorders>
            <w:shd w:val="clear" w:color="auto" w:fill="E5F4E0"/>
          </w:tcPr>
          <w:p w14:paraId="5432A5BC"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360CFD22"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2B57C10B"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095859B"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3337781"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87C74CB"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9995CEC"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3B8EA705"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6AAA4A1F"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21EA8944"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r>
      <w:tr w:rsidR="00B30695" w14:paraId="6AAB78E8" w14:textId="77777777" w:rsidTr="00FB7814">
        <w:trPr>
          <w:trHeight w:val="282"/>
        </w:trPr>
        <w:tc>
          <w:tcPr>
            <w:tcW w:w="819" w:type="dxa"/>
            <w:tcBorders>
              <w:top w:val="nil"/>
              <w:left w:val="dotted" w:sz="4" w:space="0" w:color="FFFFFF"/>
              <w:bottom w:val="dotted" w:sz="4" w:space="0" w:color="FFFFFF"/>
              <w:right w:val="dotted" w:sz="4" w:space="0" w:color="FFFFFF"/>
            </w:tcBorders>
            <w:shd w:val="clear" w:color="auto" w:fill="114864"/>
            <w:vAlign w:val="center"/>
          </w:tcPr>
          <w:p w14:paraId="3CA2C566" w14:textId="2680D3EA"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Réservation maquette</w:t>
            </w:r>
          </w:p>
        </w:tc>
        <w:tc>
          <w:tcPr>
            <w:tcW w:w="160" w:type="dxa"/>
            <w:tcBorders>
              <w:top w:val="nil"/>
              <w:left w:val="nil"/>
              <w:bottom w:val="dotted" w:sz="4" w:space="0" w:color="FFFFFF"/>
              <w:right w:val="dotted" w:sz="4" w:space="0" w:color="FFFFFF"/>
            </w:tcBorders>
            <w:shd w:val="clear" w:color="auto" w:fill="DBEFF9"/>
          </w:tcPr>
          <w:p w14:paraId="4B7BAB20"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6260D8FE"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38717778"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7400FF59"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6550E17B"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AE7181A"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E949747"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57C661E"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066793E"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6463264"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E07EB56"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40DC273F" w14:textId="77777777" w:rsidR="00DE6692" w:rsidRDefault="00DE6692"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58DA7008"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4F08BC12"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1D23DE3A"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041108D4"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1C8C5182"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E1FAD4F"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30489BAC"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C88E581"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AD985C4"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5ED8C7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531958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A424B03"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C448C4E"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CC75A7D"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6E73231"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E7D7842"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2E7B82D9"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35796DF"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243D342"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F0C7A8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CC61217"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5B0F643"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0E45690"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2D98D35"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F0AFB40"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355B91D"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7C4963A6" w14:textId="77777777" w:rsidTr="00FB7814">
        <w:trPr>
          <w:trHeight w:val="282"/>
        </w:trPr>
        <w:tc>
          <w:tcPr>
            <w:tcW w:w="819" w:type="dxa"/>
            <w:tcBorders>
              <w:top w:val="nil"/>
              <w:left w:val="dotted" w:sz="4" w:space="0" w:color="FFFFFF"/>
              <w:bottom w:val="dotted" w:sz="4" w:space="0" w:color="FFFFFF"/>
              <w:right w:val="dotted" w:sz="4" w:space="0" w:color="FFFFFF"/>
            </w:tcBorders>
            <w:shd w:val="clear" w:color="auto" w:fill="114864"/>
            <w:vAlign w:val="center"/>
          </w:tcPr>
          <w:p w14:paraId="1778EA8E" w14:textId="02C0D685"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Création des simulations</w:t>
            </w:r>
          </w:p>
        </w:tc>
        <w:tc>
          <w:tcPr>
            <w:tcW w:w="160" w:type="dxa"/>
            <w:tcBorders>
              <w:top w:val="nil"/>
              <w:left w:val="nil"/>
              <w:bottom w:val="dotted" w:sz="4" w:space="0" w:color="FFFFFF"/>
              <w:right w:val="dotted" w:sz="4" w:space="0" w:color="FFFFFF"/>
            </w:tcBorders>
            <w:shd w:val="clear" w:color="auto" w:fill="DBEFF9"/>
          </w:tcPr>
          <w:p w14:paraId="14CAFA84"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49F964E2"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7F9FFE26"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37E60605"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0E81BE5E"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270D9BE"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E5E0D56"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93288BD"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2B4951A"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4C8C323"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4F2F481"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779ABAB9" w14:textId="77777777" w:rsidR="00DE6692" w:rsidRDefault="00DE6692"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05FA3E73"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6C3A8356"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1BCD77F9"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34805D81"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3B8FF3B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C862CE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627600FF"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411175E"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EBA5E1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EB89C9A"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B5CB0B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DF41E1E"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934433C"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5042292"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AAF29B6"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CDFE975"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450C0C23"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A3A845C"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1F4C1F9"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15C22D60"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5536D07"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C8A855F"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92B99ED"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8BD0239"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160B187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2B6DD02"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69EEBDA5" w14:textId="77777777" w:rsidTr="00B8678A">
        <w:trPr>
          <w:trHeight w:val="282"/>
        </w:trPr>
        <w:tc>
          <w:tcPr>
            <w:tcW w:w="819" w:type="dxa"/>
            <w:tcBorders>
              <w:top w:val="nil"/>
              <w:left w:val="dotted" w:sz="4" w:space="0" w:color="FFFFFF"/>
              <w:bottom w:val="dotted" w:sz="4" w:space="0" w:color="FFFFFF"/>
              <w:right w:val="dotted" w:sz="4" w:space="0" w:color="FFFFFF"/>
            </w:tcBorders>
            <w:shd w:val="clear" w:color="auto" w:fill="114864"/>
            <w:vAlign w:val="center"/>
          </w:tcPr>
          <w:p w14:paraId="7B899B3A" w14:textId="40274CEA"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Recrutements</w:t>
            </w:r>
          </w:p>
        </w:tc>
        <w:tc>
          <w:tcPr>
            <w:tcW w:w="160" w:type="dxa"/>
            <w:tcBorders>
              <w:top w:val="nil"/>
              <w:left w:val="nil"/>
              <w:bottom w:val="dotted" w:sz="4" w:space="0" w:color="FFFFFF"/>
              <w:right w:val="dotted" w:sz="4" w:space="0" w:color="FFFFFF"/>
            </w:tcBorders>
            <w:shd w:val="clear" w:color="auto" w:fill="DBEFF9"/>
          </w:tcPr>
          <w:p w14:paraId="6914F3E8"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63DE0497"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5762F19E"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09DC0F4C"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5A43825E"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AED2CFB"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7E39B69"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1CDD94B"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115FD65"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3A6DBCA"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34AB4E4"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40A66DF" w14:textId="77777777" w:rsidR="00DE6692" w:rsidRDefault="00DE6692"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1E193CE6"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49420CC2"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05F05A14"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70BC5E72"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0580299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0C72D64"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14251206"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6D312899"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1EF6D2C"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93BE091"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922DB43"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9428935"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896977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43C6DB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D49F10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8AF7FF1"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1FCC0C9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20C57C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E90FD82"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B5A3A51"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F7C2A50"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97026B0"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E890FCC"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B2FC121"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210D56C"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AD8602F"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0EBE3A67" w14:textId="77777777" w:rsidTr="00B8678A">
        <w:trPr>
          <w:trHeight w:val="282"/>
        </w:trPr>
        <w:tc>
          <w:tcPr>
            <w:tcW w:w="819" w:type="dxa"/>
            <w:tcBorders>
              <w:top w:val="nil"/>
              <w:left w:val="dotted" w:sz="4" w:space="0" w:color="FFFFFF"/>
              <w:bottom w:val="dotted" w:sz="4" w:space="0" w:color="FFFFFF"/>
              <w:right w:val="dotted" w:sz="4" w:space="0" w:color="FFFFFF"/>
            </w:tcBorders>
            <w:shd w:val="clear" w:color="auto" w:fill="114864"/>
            <w:vAlign w:val="center"/>
          </w:tcPr>
          <w:p w14:paraId="5D9BEECF" w14:textId="32D34CCC" w:rsidR="00FB7814" w:rsidRDefault="00FB7814"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Passations</w:t>
            </w:r>
          </w:p>
        </w:tc>
        <w:tc>
          <w:tcPr>
            <w:tcW w:w="160" w:type="dxa"/>
            <w:tcBorders>
              <w:top w:val="nil"/>
              <w:left w:val="nil"/>
              <w:bottom w:val="dotted" w:sz="4" w:space="0" w:color="FFFFFF"/>
              <w:right w:val="dotted" w:sz="4" w:space="0" w:color="FFFFFF"/>
            </w:tcBorders>
            <w:shd w:val="clear" w:color="auto" w:fill="DBEFF9"/>
          </w:tcPr>
          <w:p w14:paraId="42257170" w14:textId="77777777" w:rsidR="00FB7814" w:rsidRDefault="00FB7814"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317DA14B" w14:textId="77777777" w:rsidR="00FB7814" w:rsidRDefault="00FB7814"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3BA1784A" w14:textId="77777777" w:rsidR="00FB7814" w:rsidRDefault="00FB7814"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3C9071A5" w14:textId="77777777" w:rsidR="00FB7814" w:rsidRDefault="00FB7814"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0C649AB7" w14:textId="77777777" w:rsidR="00FB7814" w:rsidRDefault="00FB7814"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A9014CF" w14:textId="77777777" w:rsidR="00FB7814" w:rsidRDefault="00FB7814"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47AF0C3" w14:textId="77777777" w:rsidR="00FB7814" w:rsidRDefault="00FB7814"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B733F16" w14:textId="77777777" w:rsidR="00FB7814" w:rsidRDefault="00FB7814"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F47E517" w14:textId="77777777" w:rsidR="00FB7814" w:rsidRDefault="00FB7814"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642C82BD" w14:textId="77777777" w:rsidR="00FB7814" w:rsidRDefault="00FB7814"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1AA06F45" w14:textId="77777777" w:rsidR="00FB7814" w:rsidRDefault="00FB7814"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17D95F0B" w14:textId="77777777" w:rsidR="00FB7814" w:rsidRDefault="00FB7814"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091FEC96" w14:textId="77777777" w:rsidR="00FB7814" w:rsidRDefault="00FB7814"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28C3E3D3" w14:textId="77777777" w:rsidR="00FB7814" w:rsidRDefault="00FB7814"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7E07EB5E" w14:textId="77777777" w:rsidR="00FB7814" w:rsidRDefault="00FB7814"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10DD6D90" w14:textId="77777777" w:rsidR="00FB7814" w:rsidRDefault="00FB7814"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19C0DCE5"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6E6FDC8"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6A2AB29"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98D2501"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56D15A6C"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3886D0E1"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70813F1"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BF1D3F9"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075DE5FB"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384C7EAA"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69A4073D" w14:textId="77777777" w:rsidR="00FB7814" w:rsidRDefault="00FB7814"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4B693F0" w14:textId="77777777" w:rsidR="00FB7814" w:rsidRDefault="00FB7814"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7B5643C9"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377381E9"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654BA647"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236DB72"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D8D5C3D"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3185000"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6C1E08B"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6D03ED1"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7E069763" w14:textId="77777777" w:rsidR="00FB7814" w:rsidRDefault="00FB7814"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5DEAAB65" w14:textId="77777777" w:rsidR="00FB7814" w:rsidRDefault="00FB7814" w:rsidP="00DE6692">
            <w:pPr>
              <w:spacing w:after="0" w:line="240" w:lineRule="auto"/>
              <w:ind w:firstLine="80"/>
              <w:jc w:val="right"/>
              <w:rPr>
                <w:rFonts w:ascii="Arial" w:eastAsia="Arial" w:hAnsi="Arial" w:cs="Arial"/>
                <w:sz w:val="8"/>
                <w:szCs w:val="8"/>
              </w:rPr>
            </w:pPr>
          </w:p>
        </w:tc>
      </w:tr>
      <w:tr w:rsidR="00B30695" w14:paraId="52DB5B80" w14:textId="77777777" w:rsidTr="00FB7814">
        <w:trPr>
          <w:trHeight w:val="282"/>
        </w:trPr>
        <w:tc>
          <w:tcPr>
            <w:tcW w:w="819" w:type="dxa"/>
            <w:tcBorders>
              <w:top w:val="nil"/>
              <w:left w:val="dotted" w:sz="4" w:space="0" w:color="FFFFFF"/>
              <w:bottom w:val="dotted" w:sz="4" w:space="0" w:color="FFFFFF"/>
              <w:right w:val="dotted" w:sz="4" w:space="0" w:color="FFFFFF"/>
            </w:tcBorders>
            <w:shd w:val="clear" w:color="auto" w:fill="114864"/>
            <w:vAlign w:val="center"/>
          </w:tcPr>
          <w:p w14:paraId="79C1490F" w14:textId="46771CC1"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Analyse</w:t>
            </w:r>
            <w:r w:rsidR="00FB7814">
              <w:rPr>
                <w:rFonts w:ascii="Arial" w:eastAsia="Arial" w:hAnsi="Arial" w:cs="Arial"/>
                <w:color w:val="FFFFFF"/>
                <w:sz w:val="8"/>
                <w:szCs w:val="8"/>
              </w:rPr>
              <w:t>s</w:t>
            </w:r>
          </w:p>
        </w:tc>
        <w:tc>
          <w:tcPr>
            <w:tcW w:w="160" w:type="dxa"/>
            <w:tcBorders>
              <w:top w:val="nil"/>
              <w:left w:val="nil"/>
              <w:bottom w:val="dotted" w:sz="4" w:space="0" w:color="FFFFFF"/>
              <w:right w:val="dotted" w:sz="4" w:space="0" w:color="FFFFFF"/>
            </w:tcBorders>
            <w:shd w:val="clear" w:color="auto" w:fill="DBEFF9"/>
          </w:tcPr>
          <w:p w14:paraId="071CAF3A"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727AF166"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718BD222"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DBEFF9"/>
          </w:tcPr>
          <w:p w14:paraId="1C095AC4" w14:textId="77777777" w:rsidR="00DE6692" w:rsidRDefault="00DE6692" w:rsidP="00DE6692">
            <w:pPr>
              <w:spacing w:after="0" w:line="240" w:lineRule="auto"/>
              <w:rPr>
                <w:rFonts w:ascii="Arial" w:eastAsia="Arial" w:hAnsi="Arial" w:cs="Arial"/>
                <w:sz w:val="8"/>
                <w:szCs w:val="8"/>
              </w:rPr>
            </w:pPr>
          </w:p>
        </w:tc>
        <w:tc>
          <w:tcPr>
            <w:tcW w:w="160" w:type="dxa"/>
            <w:tcBorders>
              <w:top w:val="nil"/>
              <w:left w:val="nil"/>
              <w:bottom w:val="dotted" w:sz="4" w:space="0" w:color="FFFFFF"/>
              <w:right w:val="dotted" w:sz="4" w:space="0" w:color="FFFFFF"/>
            </w:tcBorders>
            <w:shd w:val="clear" w:color="auto" w:fill="C6EFCE"/>
          </w:tcPr>
          <w:p w14:paraId="2DEBC0C9"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484F9F9C"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31AAED2D"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559B875"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E062390"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2C8F3AF5"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0DD59536" w14:textId="77777777" w:rsidR="00DE6692" w:rsidRDefault="00DE6692" w:rsidP="00DE6692">
            <w:pPr>
              <w:spacing w:after="0" w:line="240" w:lineRule="auto"/>
              <w:rPr>
                <w:color w:val="006100"/>
                <w:sz w:val="8"/>
                <w:szCs w:val="8"/>
              </w:rPr>
            </w:pPr>
          </w:p>
        </w:tc>
        <w:tc>
          <w:tcPr>
            <w:tcW w:w="160" w:type="dxa"/>
            <w:tcBorders>
              <w:top w:val="nil"/>
              <w:left w:val="nil"/>
              <w:bottom w:val="dotted" w:sz="4" w:space="0" w:color="FFFFFF"/>
              <w:right w:val="dotted" w:sz="4" w:space="0" w:color="FFFFFF"/>
            </w:tcBorders>
            <w:shd w:val="clear" w:color="auto" w:fill="C6EFCE"/>
          </w:tcPr>
          <w:p w14:paraId="55C9E1AD" w14:textId="77777777" w:rsidR="00DE6692" w:rsidRDefault="00DE6692" w:rsidP="00DE6692">
            <w:pPr>
              <w:spacing w:after="0" w:line="240" w:lineRule="auto"/>
              <w:rPr>
                <w:color w:val="006100"/>
                <w:sz w:val="8"/>
                <w:szCs w:val="8"/>
              </w:rPr>
            </w:pPr>
          </w:p>
        </w:tc>
        <w:tc>
          <w:tcPr>
            <w:tcW w:w="340" w:type="dxa"/>
            <w:tcBorders>
              <w:top w:val="nil"/>
              <w:left w:val="nil"/>
              <w:bottom w:val="dotted" w:sz="4" w:space="0" w:color="FFFFFF"/>
              <w:right w:val="dotted" w:sz="4" w:space="0" w:color="FFFFFF"/>
            </w:tcBorders>
            <w:shd w:val="clear" w:color="auto" w:fill="C6EFCE"/>
          </w:tcPr>
          <w:p w14:paraId="3CE3985E"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025924EB"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30EA0BE3" w14:textId="77777777" w:rsidR="00DE6692" w:rsidRDefault="00DE6692" w:rsidP="00DE6692">
            <w:pPr>
              <w:spacing w:after="0" w:line="240" w:lineRule="auto"/>
              <w:ind w:firstLine="80"/>
              <w:jc w:val="right"/>
              <w:rPr>
                <w:color w:val="006100"/>
                <w:sz w:val="8"/>
                <w:szCs w:val="8"/>
              </w:rPr>
            </w:pPr>
          </w:p>
        </w:tc>
        <w:tc>
          <w:tcPr>
            <w:tcW w:w="250" w:type="dxa"/>
            <w:tcBorders>
              <w:top w:val="nil"/>
              <w:left w:val="nil"/>
              <w:bottom w:val="dotted" w:sz="4" w:space="0" w:color="FFFFFF"/>
              <w:right w:val="dotted" w:sz="4" w:space="0" w:color="FFFFFF"/>
            </w:tcBorders>
            <w:shd w:val="clear" w:color="auto" w:fill="C6EFCE"/>
          </w:tcPr>
          <w:p w14:paraId="1DD6C602" w14:textId="77777777" w:rsidR="00DE6692" w:rsidRDefault="00DE6692" w:rsidP="00DE6692">
            <w:pPr>
              <w:spacing w:after="0" w:line="240" w:lineRule="auto"/>
              <w:ind w:firstLine="80"/>
              <w:jc w:val="right"/>
              <w:rPr>
                <w:color w:val="006100"/>
                <w:sz w:val="8"/>
                <w:szCs w:val="8"/>
              </w:rPr>
            </w:pPr>
          </w:p>
        </w:tc>
        <w:tc>
          <w:tcPr>
            <w:tcW w:w="250" w:type="dxa"/>
            <w:tcBorders>
              <w:top w:val="nil"/>
              <w:left w:val="single" w:sz="4" w:space="0" w:color="7F7F7F"/>
              <w:bottom w:val="single" w:sz="4" w:space="0" w:color="7F7F7F"/>
              <w:right w:val="single" w:sz="4" w:space="0" w:color="7F7F7F"/>
            </w:tcBorders>
            <w:shd w:val="clear" w:color="auto" w:fill="FFCC99"/>
          </w:tcPr>
          <w:p w14:paraId="5376EA3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404B96B"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44A0B8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7A7E7DE"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7F771C9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790D142"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29B882F5"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C00000"/>
          </w:tcPr>
          <w:p w14:paraId="2684AA67"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4A89EA23"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27E82DD0"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11324A06" w14:textId="77777777" w:rsidR="00DE6692" w:rsidRDefault="00DE6692" w:rsidP="00DE6692">
            <w:pPr>
              <w:spacing w:after="0" w:line="240" w:lineRule="auto"/>
              <w:ind w:firstLine="80"/>
              <w:jc w:val="right"/>
              <w:rPr>
                <w:color w:val="3F3F76"/>
                <w:sz w:val="8"/>
                <w:szCs w:val="8"/>
              </w:rPr>
            </w:pPr>
          </w:p>
        </w:tc>
        <w:tc>
          <w:tcPr>
            <w:tcW w:w="250" w:type="dxa"/>
            <w:tcBorders>
              <w:top w:val="nil"/>
              <w:left w:val="nil"/>
              <w:bottom w:val="single" w:sz="4" w:space="0" w:color="7F7F7F"/>
              <w:right w:val="single" w:sz="4" w:space="0" w:color="7F7F7F"/>
            </w:tcBorders>
            <w:shd w:val="clear" w:color="auto" w:fill="FFCC99"/>
          </w:tcPr>
          <w:p w14:paraId="514E8A44" w14:textId="77777777" w:rsidR="00DE6692" w:rsidRDefault="00DE6692" w:rsidP="00DE6692">
            <w:pPr>
              <w:spacing w:after="0" w:line="240" w:lineRule="auto"/>
              <w:ind w:firstLine="80"/>
              <w:jc w:val="right"/>
              <w:rPr>
                <w:color w:val="3F3F76"/>
                <w:sz w:val="8"/>
                <w:szCs w:val="8"/>
              </w:rPr>
            </w:pPr>
          </w:p>
        </w:tc>
        <w:tc>
          <w:tcPr>
            <w:tcW w:w="321" w:type="dxa"/>
            <w:tcBorders>
              <w:top w:val="nil"/>
              <w:left w:val="dotted" w:sz="4" w:space="0" w:color="FFFFFF"/>
              <w:bottom w:val="dotted" w:sz="4" w:space="0" w:color="FFFFFF"/>
              <w:right w:val="dotted" w:sz="4" w:space="0" w:color="FFFFFF"/>
            </w:tcBorders>
            <w:shd w:val="clear" w:color="auto" w:fill="E5F4E0"/>
          </w:tcPr>
          <w:p w14:paraId="4D1B347C"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7B95476"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0BE9FD6D"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AABE7CF"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1FE8C64B"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00BF9C5"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679E232"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2CE753A9"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4181366A" w14:textId="77777777" w:rsidR="00DE6692" w:rsidRDefault="00DE6692" w:rsidP="00DE6692">
            <w:pPr>
              <w:spacing w:after="0" w:line="240" w:lineRule="auto"/>
              <w:ind w:firstLine="80"/>
              <w:jc w:val="right"/>
              <w:rPr>
                <w:rFonts w:ascii="Arial" w:eastAsia="Arial" w:hAnsi="Arial" w:cs="Arial"/>
                <w:sz w:val="8"/>
                <w:szCs w:val="8"/>
              </w:rPr>
            </w:pPr>
          </w:p>
        </w:tc>
        <w:tc>
          <w:tcPr>
            <w:tcW w:w="321" w:type="dxa"/>
            <w:tcBorders>
              <w:top w:val="nil"/>
              <w:left w:val="nil"/>
              <w:bottom w:val="dotted" w:sz="4" w:space="0" w:color="FFFFFF"/>
              <w:right w:val="dotted" w:sz="4" w:space="0" w:color="FFFFFF"/>
            </w:tcBorders>
            <w:shd w:val="clear" w:color="auto" w:fill="E5F4E0"/>
          </w:tcPr>
          <w:p w14:paraId="151146F1" w14:textId="77777777" w:rsidR="00DE6692" w:rsidRDefault="00DE6692" w:rsidP="00DE6692">
            <w:pPr>
              <w:spacing w:after="0" w:line="240" w:lineRule="auto"/>
              <w:ind w:firstLine="80"/>
              <w:jc w:val="right"/>
              <w:rPr>
                <w:rFonts w:ascii="Arial" w:eastAsia="Arial" w:hAnsi="Arial" w:cs="Arial"/>
                <w:sz w:val="8"/>
                <w:szCs w:val="8"/>
              </w:rPr>
            </w:pPr>
          </w:p>
        </w:tc>
      </w:tr>
      <w:tr w:rsidR="00B30695" w14:paraId="67EE2464" w14:textId="77777777" w:rsidTr="00FB7814">
        <w:trPr>
          <w:trHeight w:val="272"/>
        </w:trPr>
        <w:tc>
          <w:tcPr>
            <w:tcW w:w="819" w:type="dxa"/>
            <w:tcBorders>
              <w:top w:val="nil"/>
              <w:left w:val="dotted" w:sz="4" w:space="0" w:color="FFFFFF"/>
              <w:bottom w:val="dotted" w:sz="4" w:space="0" w:color="FFFFFF"/>
              <w:right w:val="dotted" w:sz="4" w:space="0" w:color="FFFFFF"/>
            </w:tcBorders>
            <w:shd w:val="clear" w:color="auto" w:fill="114864"/>
            <w:vAlign w:val="center"/>
          </w:tcPr>
          <w:p w14:paraId="585EB1AF" w14:textId="77777777"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Rédaction</w:t>
            </w:r>
          </w:p>
        </w:tc>
        <w:tc>
          <w:tcPr>
            <w:tcW w:w="160" w:type="dxa"/>
            <w:tcBorders>
              <w:top w:val="nil"/>
              <w:left w:val="nil"/>
              <w:bottom w:val="dotted" w:sz="4" w:space="0" w:color="FFFFFF"/>
              <w:right w:val="dotted" w:sz="4" w:space="0" w:color="FFFFFF"/>
            </w:tcBorders>
            <w:shd w:val="clear" w:color="auto" w:fill="C00000"/>
          </w:tcPr>
          <w:p w14:paraId="43D35DCA" w14:textId="77777777" w:rsidR="00DE6692" w:rsidRPr="009B2D8A" w:rsidRDefault="00DE6692" w:rsidP="00DE6692">
            <w:pPr>
              <w:spacing w:after="0" w:line="240" w:lineRule="auto"/>
              <w:rPr>
                <w:rFonts w:ascii="Arial" w:eastAsia="Arial" w:hAnsi="Arial" w:cs="Arial"/>
                <w:color w:val="FF0000"/>
                <w:sz w:val="8"/>
                <w:szCs w:val="8"/>
              </w:rPr>
            </w:pPr>
            <w:r w:rsidRPr="009B2D8A">
              <w:rPr>
                <w:rFonts w:ascii="Arial" w:eastAsia="Arial" w:hAnsi="Arial" w:cs="Arial"/>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1EC1F8B5" w14:textId="77777777" w:rsidR="00DE6692" w:rsidRPr="009B2D8A" w:rsidRDefault="00DE6692" w:rsidP="00DE6692">
            <w:pPr>
              <w:spacing w:after="0" w:line="240" w:lineRule="auto"/>
              <w:rPr>
                <w:rFonts w:ascii="Arial" w:eastAsia="Arial" w:hAnsi="Arial" w:cs="Arial"/>
                <w:color w:val="FF0000"/>
                <w:sz w:val="8"/>
                <w:szCs w:val="8"/>
              </w:rPr>
            </w:pPr>
            <w:r w:rsidRPr="009B2D8A">
              <w:rPr>
                <w:rFonts w:ascii="Arial" w:eastAsia="Arial" w:hAnsi="Arial" w:cs="Arial"/>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126F07EE" w14:textId="77777777" w:rsidR="00DE6692" w:rsidRPr="009B2D8A" w:rsidRDefault="00DE6692" w:rsidP="00DE6692">
            <w:pPr>
              <w:spacing w:after="0" w:line="240" w:lineRule="auto"/>
              <w:rPr>
                <w:rFonts w:ascii="Arial" w:eastAsia="Arial" w:hAnsi="Arial" w:cs="Arial"/>
                <w:color w:val="FF0000"/>
                <w:sz w:val="8"/>
                <w:szCs w:val="8"/>
              </w:rPr>
            </w:pPr>
            <w:r w:rsidRPr="009B2D8A">
              <w:rPr>
                <w:rFonts w:ascii="Arial" w:eastAsia="Arial" w:hAnsi="Arial" w:cs="Arial"/>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488FF693" w14:textId="77777777" w:rsidR="00DE6692" w:rsidRPr="009B2D8A" w:rsidRDefault="00DE6692" w:rsidP="00DE6692">
            <w:pPr>
              <w:spacing w:after="0" w:line="240" w:lineRule="auto"/>
              <w:rPr>
                <w:rFonts w:ascii="Arial" w:eastAsia="Arial" w:hAnsi="Arial" w:cs="Arial"/>
                <w:color w:val="FF0000"/>
                <w:sz w:val="8"/>
                <w:szCs w:val="8"/>
              </w:rPr>
            </w:pPr>
            <w:r w:rsidRPr="009B2D8A">
              <w:rPr>
                <w:rFonts w:ascii="Arial" w:eastAsia="Arial" w:hAnsi="Arial" w:cs="Arial"/>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55F33952" w14:textId="77777777" w:rsidR="00DE6692" w:rsidRPr="009B2D8A" w:rsidRDefault="00DE6692" w:rsidP="00DE6692">
            <w:pPr>
              <w:spacing w:after="0" w:line="240" w:lineRule="auto"/>
              <w:rPr>
                <w:color w:val="FF0000"/>
                <w:sz w:val="8"/>
                <w:szCs w:val="8"/>
              </w:rPr>
            </w:pPr>
            <w:r w:rsidRPr="009B2D8A">
              <w:rPr>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6EEAE969" w14:textId="77777777" w:rsidR="00DE6692" w:rsidRPr="009B2D8A" w:rsidRDefault="00DE6692" w:rsidP="00DE6692">
            <w:pPr>
              <w:spacing w:after="0" w:line="240" w:lineRule="auto"/>
              <w:rPr>
                <w:color w:val="FF0000"/>
                <w:sz w:val="8"/>
                <w:szCs w:val="8"/>
              </w:rPr>
            </w:pPr>
            <w:r w:rsidRPr="009B2D8A">
              <w:rPr>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45094D31" w14:textId="77777777" w:rsidR="00DE6692" w:rsidRPr="009B2D8A" w:rsidRDefault="00DE6692" w:rsidP="00DE6692">
            <w:pPr>
              <w:spacing w:after="0" w:line="240" w:lineRule="auto"/>
              <w:rPr>
                <w:color w:val="FF0000"/>
                <w:sz w:val="8"/>
                <w:szCs w:val="8"/>
              </w:rPr>
            </w:pPr>
            <w:r w:rsidRPr="009B2D8A">
              <w:rPr>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10E327F2" w14:textId="77777777" w:rsidR="00DE6692" w:rsidRPr="009B2D8A" w:rsidRDefault="00DE6692" w:rsidP="00DE6692">
            <w:pPr>
              <w:spacing w:after="0" w:line="240" w:lineRule="auto"/>
              <w:rPr>
                <w:color w:val="FF0000"/>
                <w:sz w:val="8"/>
                <w:szCs w:val="8"/>
              </w:rPr>
            </w:pPr>
            <w:r w:rsidRPr="009B2D8A">
              <w:rPr>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75802BE7" w14:textId="77777777" w:rsidR="00DE6692" w:rsidRPr="009B2D8A" w:rsidRDefault="00DE6692" w:rsidP="00DE6692">
            <w:pPr>
              <w:spacing w:after="0" w:line="240" w:lineRule="auto"/>
              <w:rPr>
                <w:color w:val="FF0000"/>
                <w:sz w:val="8"/>
                <w:szCs w:val="8"/>
              </w:rPr>
            </w:pPr>
            <w:r w:rsidRPr="009B2D8A">
              <w:rPr>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51213793" w14:textId="77777777" w:rsidR="00DE6692" w:rsidRPr="009B2D8A" w:rsidRDefault="00DE6692" w:rsidP="00DE6692">
            <w:pPr>
              <w:spacing w:after="0" w:line="240" w:lineRule="auto"/>
              <w:rPr>
                <w:color w:val="FF0000"/>
                <w:sz w:val="8"/>
                <w:szCs w:val="8"/>
              </w:rPr>
            </w:pPr>
            <w:r w:rsidRPr="009B2D8A">
              <w:rPr>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025DE995" w14:textId="77777777" w:rsidR="00DE6692" w:rsidRPr="009B2D8A" w:rsidRDefault="00DE6692" w:rsidP="00DE6692">
            <w:pPr>
              <w:spacing w:after="0" w:line="240" w:lineRule="auto"/>
              <w:rPr>
                <w:color w:val="FF0000"/>
                <w:sz w:val="8"/>
                <w:szCs w:val="8"/>
              </w:rPr>
            </w:pPr>
            <w:r w:rsidRPr="009B2D8A">
              <w:rPr>
                <w:color w:val="FF0000"/>
                <w:sz w:val="8"/>
                <w:szCs w:val="8"/>
              </w:rPr>
              <w:t> </w:t>
            </w:r>
          </w:p>
        </w:tc>
        <w:tc>
          <w:tcPr>
            <w:tcW w:w="160" w:type="dxa"/>
            <w:tcBorders>
              <w:top w:val="nil"/>
              <w:left w:val="nil"/>
              <w:bottom w:val="dotted" w:sz="4" w:space="0" w:color="FFFFFF"/>
              <w:right w:val="dotted" w:sz="4" w:space="0" w:color="FFFFFF"/>
            </w:tcBorders>
            <w:shd w:val="clear" w:color="auto" w:fill="C00000"/>
          </w:tcPr>
          <w:p w14:paraId="67D6B12C" w14:textId="77777777" w:rsidR="00DE6692" w:rsidRPr="009B2D8A" w:rsidRDefault="00DE6692" w:rsidP="00DE6692">
            <w:pPr>
              <w:spacing w:after="0" w:line="240" w:lineRule="auto"/>
              <w:rPr>
                <w:color w:val="FF0000"/>
                <w:sz w:val="8"/>
                <w:szCs w:val="8"/>
              </w:rPr>
            </w:pPr>
            <w:r w:rsidRPr="009B2D8A">
              <w:rPr>
                <w:color w:val="FF0000"/>
                <w:sz w:val="8"/>
                <w:szCs w:val="8"/>
              </w:rPr>
              <w:t> </w:t>
            </w:r>
          </w:p>
        </w:tc>
        <w:tc>
          <w:tcPr>
            <w:tcW w:w="340" w:type="dxa"/>
            <w:tcBorders>
              <w:top w:val="nil"/>
              <w:left w:val="nil"/>
              <w:bottom w:val="dotted" w:sz="4" w:space="0" w:color="FFFFFF"/>
              <w:right w:val="dotted" w:sz="4" w:space="0" w:color="FFFFFF"/>
            </w:tcBorders>
            <w:shd w:val="clear" w:color="auto" w:fill="C00000"/>
          </w:tcPr>
          <w:p w14:paraId="3257E018"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dotted" w:sz="4" w:space="0" w:color="FFFFFF"/>
              <w:right w:val="dotted" w:sz="4" w:space="0" w:color="FFFFFF"/>
            </w:tcBorders>
            <w:shd w:val="clear" w:color="auto" w:fill="C00000"/>
          </w:tcPr>
          <w:p w14:paraId="703CD3E7"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dotted" w:sz="4" w:space="0" w:color="FFFFFF"/>
              <w:right w:val="dotted" w:sz="4" w:space="0" w:color="FFFFFF"/>
            </w:tcBorders>
            <w:shd w:val="clear" w:color="auto" w:fill="C00000"/>
          </w:tcPr>
          <w:p w14:paraId="689A474B"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dotted" w:sz="4" w:space="0" w:color="FFFFFF"/>
              <w:right w:val="dotted" w:sz="4" w:space="0" w:color="FFFFFF"/>
            </w:tcBorders>
            <w:shd w:val="clear" w:color="auto" w:fill="C00000"/>
          </w:tcPr>
          <w:p w14:paraId="01ADE430"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single" w:sz="4" w:space="0" w:color="7F7F7F"/>
              <w:bottom w:val="single" w:sz="4" w:space="0" w:color="7F7F7F"/>
              <w:right w:val="single" w:sz="4" w:space="0" w:color="7F7F7F"/>
            </w:tcBorders>
            <w:shd w:val="clear" w:color="auto" w:fill="C00000"/>
          </w:tcPr>
          <w:p w14:paraId="0717B40C"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3362E317"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73AEB2B3"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100A6751"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7A2A480B"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431AC1FC"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7490C147"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7053ADBC"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553D09B2"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21A9CA02"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09B76820"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250" w:type="dxa"/>
            <w:tcBorders>
              <w:top w:val="nil"/>
              <w:left w:val="nil"/>
              <w:bottom w:val="single" w:sz="4" w:space="0" w:color="7F7F7F"/>
              <w:right w:val="single" w:sz="4" w:space="0" w:color="7F7F7F"/>
            </w:tcBorders>
            <w:shd w:val="clear" w:color="auto" w:fill="C00000"/>
          </w:tcPr>
          <w:p w14:paraId="5C224C58" w14:textId="77777777" w:rsidR="00DE6692" w:rsidRPr="009B2D8A" w:rsidRDefault="00DE6692" w:rsidP="00DE6692">
            <w:pPr>
              <w:spacing w:after="0" w:line="240" w:lineRule="auto"/>
              <w:ind w:firstLine="80"/>
              <w:jc w:val="right"/>
              <w:rPr>
                <w:color w:val="FF0000"/>
                <w:sz w:val="8"/>
                <w:szCs w:val="8"/>
              </w:rPr>
            </w:pPr>
            <w:r w:rsidRPr="009B2D8A">
              <w:rPr>
                <w:color w:val="FF0000"/>
                <w:sz w:val="8"/>
                <w:szCs w:val="8"/>
              </w:rPr>
              <w:t> </w:t>
            </w:r>
          </w:p>
        </w:tc>
        <w:tc>
          <w:tcPr>
            <w:tcW w:w="321" w:type="dxa"/>
            <w:tcBorders>
              <w:top w:val="nil"/>
              <w:left w:val="dotted" w:sz="4" w:space="0" w:color="FFFFFF"/>
              <w:bottom w:val="dotted" w:sz="4" w:space="0" w:color="FFFFFF"/>
              <w:right w:val="dotted" w:sz="4" w:space="0" w:color="FFFFFF"/>
            </w:tcBorders>
            <w:shd w:val="clear" w:color="auto" w:fill="C00000"/>
          </w:tcPr>
          <w:p w14:paraId="2AD7B911" w14:textId="77777777" w:rsidR="00DE6692" w:rsidRPr="009B2D8A" w:rsidRDefault="00DE6692" w:rsidP="00DE6692">
            <w:pPr>
              <w:spacing w:after="0" w:line="240" w:lineRule="auto"/>
              <w:ind w:firstLine="80"/>
              <w:jc w:val="right"/>
              <w:rPr>
                <w:rFonts w:ascii="Arial" w:eastAsia="Arial" w:hAnsi="Arial" w:cs="Arial"/>
                <w:color w:val="FF0000"/>
                <w:sz w:val="8"/>
                <w:szCs w:val="8"/>
              </w:rPr>
            </w:pPr>
            <w:r w:rsidRPr="009B2D8A">
              <w:rPr>
                <w:rFonts w:ascii="Arial" w:eastAsia="Arial" w:hAnsi="Arial" w:cs="Arial"/>
                <w:color w:val="FF0000"/>
                <w:sz w:val="8"/>
                <w:szCs w:val="8"/>
              </w:rPr>
              <w:t> </w:t>
            </w:r>
          </w:p>
        </w:tc>
        <w:tc>
          <w:tcPr>
            <w:tcW w:w="321" w:type="dxa"/>
            <w:tcBorders>
              <w:top w:val="nil"/>
              <w:left w:val="nil"/>
              <w:bottom w:val="dotted" w:sz="4" w:space="0" w:color="FFFFFF"/>
              <w:right w:val="dotted" w:sz="4" w:space="0" w:color="FFFFFF"/>
            </w:tcBorders>
            <w:shd w:val="clear" w:color="auto" w:fill="C00000"/>
          </w:tcPr>
          <w:p w14:paraId="30E386A3" w14:textId="77777777" w:rsidR="00DE6692" w:rsidRPr="009B2D8A" w:rsidRDefault="00DE6692" w:rsidP="00DE6692">
            <w:pPr>
              <w:spacing w:after="0" w:line="240" w:lineRule="auto"/>
              <w:ind w:firstLine="80"/>
              <w:jc w:val="right"/>
              <w:rPr>
                <w:rFonts w:ascii="Arial" w:eastAsia="Arial" w:hAnsi="Arial" w:cs="Arial"/>
                <w:color w:val="FF0000"/>
                <w:sz w:val="8"/>
                <w:szCs w:val="8"/>
              </w:rPr>
            </w:pPr>
            <w:r w:rsidRPr="009B2D8A">
              <w:rPr>
                <w:rFonts w:ascii="Arial" w:eastAsia="Arial" w:hAnsi="Arial" w:cs="Arial"/>
                <w:color w:val="FF0000"/>
                <w:sz w:val="8"/>
                <w:szCs w:val="8"/>
              </w:rPr>
              <w:t> </w:t>
            </w:r>
          </w:p>
        </w:tc>
        <w:tc>
          <w:tcPr>
            <w:tcW w:w="321" w:type="dxa"/>
            <w:tcBorders>
              <w:top w:val="nil"/>
              <w:left w:val="nil"/>
              <w:bottom w:val="dotted" w:sz="4" w:space="0" w:color="FFFFFF"/>
              <w:right w:val="dotted" w:sz="4" w:space="0" w:color="FFFFFF"/>
            </w:tcBorders>
            <w:shd w:val="clear" w:color="auto" w:fill="C00000"/>
          </w:tcPr>
          <w:p w14:paraId="23B0DD4E" w14:textId="77777777" w:rsidR="00DE6692" w:rsidRPr="009B2D8A" w:rsidRDefault="00DE6692" w:rsidP="00DE6692">
            <w:pPr>
              <w:spacing w:after="0" w:line="240" w:lineRule="auto"/>
              <w:ind w:firstLine="80"/>
              <w:jc w:val="right"/>
              <w:rPr>
                <w:rFonts w:ascii="Arial" w:eastAsia="Arial" w:hAnsi="Arial" w:cs="Arial"/>
                <w:color w:val="FF0000"/>
                <w:sz w:val="8"/>
                <w:szCs w:val="8"/>
              </w:rPr>
            </w:pPr>
            <w:r w:rsidRPr="009B2D8A">
              <w:rPr>
                <w:rFonts w:ascii="Arial" w:eastAsia="Arial" w:hAnsi="Arial" w:cs="Arial"/>
                <w:color w:val="FF0000"/>
                <w:sz w:val="8"/>
                <w:szCs w:val="8"/>
              </w:rPr>
              <w:t> </w:t>
            </w:r>
          </w:p>
        </w:tc>
        <w:tc>
          <w:tcPr>
            <w:tcW w:w="321" w:type="dxa"/>
            <w:tcBorders>
              <w:top w:val="nil"/>
              <w:left w:val="nil"/>
              <w:bottom w:val="dotted" w:sz="4" w:space="0" w:color="FFFFFF"/>
              <w:right w:val="dotted" w:sz="4" w:space="0" w:color="FFFFFF"/>
            </w:tcBorders>
            <w:shd w:val="clear" w:color="auto" w:fill="C00000"/>
          </w:tcPr>
          <w:p w14:paraId="5326B4C1" w14:textId="77777777" w:rsidR="00DE6692" w:rsidRPr="009B2D8A" w:rsidRDefault="00DE6692" w:rsidP="00DE6692">
            <w:pPr>
              <w:spacing w:after="0" w:line="240" w:lineRule="auto"/>
              <w:ind w:firstLine="80"/>
              <w:jc w:val="right"/>
              <w:rPr>
                <w:rFonts w:ascii="Arial" w:eastAsia="Arial" w:hAnsi="Arial" w:cs="Arial"/>
                <w:color w:val="FF0000"/>
                <w:sz w:val="8"/>
                <w:szCs w:val="8"/>
              </w:rPr>
            </w:pPr>
            <w:r w:rsidRPr="009B2D8A">
              <w:rPr>
                <w:rFonts w:ascii="Arial" w:eastAsia="Arial" w:hAnsi="Arial" w:cs="Arial"/>
                <w:color w:val="FF0000"/>
                <w:sz w:val="8"/>
                <w:szCs w:val="8"/>
              </w:rPr>
              <w:t> </w:t>
            </w:r>
          </w:p>
        </w:tc>
        <w:tc>
          <w:tcPr>
            <w:tcW w:w="321" w:type="dxa"/>
            <w:tcBorders>
              <w:top w:val="nil"/>
              <w:left w:val="nil"/>
              <w:bottom w:val="dotted" w:sz="4" w:space="0" w:color="FFFFFF"/>
              <w:right w:val="dotted" w:sz="4" w:space="0" w:color="FFFFFF"/>
            </w:tcBorders>
            <w:shd w:val="clear" w:color="auto" w:fill="C00000"/>
          </w:tcPr>
          <w:p w14:paraId="0EF12B87" w14:textId="77777777" w:rsidR="00DE6692" w:rsidRPr="009B2D8A" w:rsidRDefault="00DE6692" w:rsidP="00DE6692">
            <w:pPr>
              <w:spacing w:after="0" w:line="240" w:lineRule="auto"/>
              <w:ind w:firstLine="80"/>
              <w:jc w:val="right"/>
              <w:rPr>
                <w:rFonts w:ascii="Arial" w:eastAsia="Arial" w:hAnsi="Arial" w:cs="Arial"/>
                <w:color w:val="FF0000"/>
                <w:sz w:val="8"/>
                <w:szCs w:val="8"/>
              </w:rPr>
            </w:pPr>
            <w:r w:rsidRPr="009B2D8A">
              <w:rPr>
                <w:rFonts w:ascii="Arial" w:eastAsia="Arial" w:hAnsi="Arial" w:cs="Arial"/>
                <w:color w:val="FF0000"/>
                <w:sz w:val="8"/>
                <w:szCs w:val="8"/>
              </w:rPr>
              <w:t> </w:t>
            </w:r>
          </w:p>
        </w:tc>
        <w:tc>
          <w:tcPr>
            <w:tcW w:w="321" w:type="dxa"/>
            <w:tcBorders>
              <w:top w:val="nil"/>
              <w:left w:val="nil"/>
              <w:bottom w:val="dotted" w:sz="4" w:space="0" w:color="FFFFFF"/>
              <w:right w:val="dotted" w:sz="4" w:space="0" w:color="FFFFFF"/>
            </w:tcBorders>
            <w:shd w:val="clear" w:color="auto" w:fill="C00000"/>
          </w:tcPr>
          <w:p w14:paraId="551FA498" w14:textId="77777777" w:rsidR="00DE6692" w:rsidRPr="009B2D8A" w:rsidRDefault="00DE6692" w:rsidP="00DE6692">
            <w:pPr>
              <w:spacing w:after="0" w:line="240" w:lineRule="auto"/>
              <w:ind w:firstLine="80"/>
              <w:jc w:val="right"/>
              <w:rPr>
                <w:rFonts w:ascii="Arial" w:eastAsia="Arial" w:hAnsi="Arial" w:cs="Arial"/>
                <w:color w:val="FF0000"/>
                <w:sz w:val="8"/>
                <w:szCs w:val="8"/>
              </w:rPr>
            </w:pPr>
            <w:r w:rsidRPr="009B2D8A">
              <w:rPr>
                <w:rFonts w:ascii="Arial" w:eastAsia="Arial" w:hAnsi="Arial" w:cs="Arial"/>
                <w:color w:val="FF0000"/>
                <w:sz w:val="8"/>
                <w:szCs w:val="8"/>
              </w:rPr>
              <w:t> </w:t>
            </w:r>
          </w:p>
        </w:tc>
        <w:tc>
          <w:tcPr>
            <w:tcW w:w="321" w:type="dxa"/>
            <w:tcBorders>
              <w:top w:val="nil"/>
              <w:left w:val="nil"/>
              <w:bottom w:val="dotted" w:sz="4" w:space="0" w:color="FFFFFF"/>
              <w:right w:val="dotted" w:sz="4" w:space="0" w:color="FFFFFF"/>
            </w:tcBorders>
            <w:shd w:val="clear" w:color="auto" w:fill="C00000"/>
          </w:tcPr>
          <w:p w14:paraId="39FA5128" w14:textId="77777777" w:rsidR="00DE6692" w:rsidRPr="009B2D8A" w:rsidRDefault="00DE6692" w:rsidP="00DE6692">
            <w:pPr>
              <w:spacing w:after="0" w:line="240" w:lineRule="auto"/>
              <w:ind w:firstLine="80"/>
              <w:jc w:val="right"/>
              <w:rPr>
                <w:rFonts w:ascii="Arial" w:eastAsia="Arial" w:hAnsi="Arial" w:cs="Arial"/>
                <w:color w:val="FF0000"/>
                <w:sz w:val="8"/>
                <w:szCs w:val="8"/>
              </w:rPr>
            </w:pPr>
            <w:r w:rsidRPr="009B2D8A">
              <w:rPr>
                <w:rFonts w:ascii="Arial" w:eastAsia="Arial" w:hAnsi="Arial" w:cs="Arial"/>
                <w:color w:val="FF0000"/>
                <w:sz w:val="8"/>
                <w:szCs w:val="8"/>
              </w:rPr>
              <w:t> </w:t>
            </w:r>
          </w:p>
        </w:tc>
        <w:tc>
          <w:tcPr>
            <w:tcW w:w="321" w:type="dxa"/>
            <w:tcBorders>
              <w:top w:val="nil"/>
              <w:left w:val="nil"/>
              <w:bottom w:val="dotted" w:sz="4" w:space="0" w:color="FFFFFF"/>
              <w:right w:val="dotted" w:sz="4" w:space="0" w:color="FFFFFF"/>
            </w:tcBorders>
            <w:shd w:val="clear" w:color="auto" w:fill="E5F4E0"/>
          </w:tcPr>
          <w:p w14:paraId="5308419F"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7ECA65A5"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35AA78EE"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r>
      <w:tr w:rsidR="00B30695" w14:paraId="7738B894" w14:textId="77777777" w:rsidTr="00FB7814">
        <w:trPr>
          <w:trHeight w:val="276"/>
        </w:trPr>
        <w:tc>
          <w:tcPr>
            <w:tcW w:w="819" w:type="dxa"/>
            <w:tcBorders>
              <w:top w:val="nil"/>
              <w:left w:val="dotted" w:sz="4" w:space="0" w:color="FFFFFF"/>
              <w:bottom w:val="dotted" w:sz="4" w:space="0" w:color="FFFFFF"/>
              <w:right w:val="dotted" w:sz="4" w:space="0" w:color="FFFFFF"/>
            </w:tcBorders>
            <w:shd w:val="clear" w:color="auto" w:fill="114864"/>
            <w:vAlign w:val="center"/>
          </w:tcPr>
          <w:p w14:paraId="35F6F9AE" w14:textId="77777777"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Dépôt de dossier</w:t>
            </w:r>
          </w:p>
        </w:tc>
        <w:tc>
          <w:tcPr>
            <w:tcW w:w="160" w:type="dxa"/>
            <w:tcBorders>
              <w:top w:val="nil"/>
              <w:left w:val="nil"/>
              <w:bottom w:val="dotted" w:sz="4" w:space="0" w:color="FFFFFF"/>
              <w:right w:val="dotted" w:sz="4" w:space="0" w:color="FFFFFF"/>
            </w:tcBorders>
            <w:shd w:val="clear" w:color="auto" w:fill="DBEFF9"/>
          </w:tcPr>
          <w:p w14:paraId="5ED54A85"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3798C701"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7B174069"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460EEE2F"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6EFCE"/>
          </w:tcPr>
          <w:p w14:paraId="45D46C99"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156F62A"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02E4ECD"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0B91C207"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71CD4451"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6AC2CD96"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4E55DE90"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4F4829CE" w14:textId="77777777" w:rsidR="00DE6692" w:rsidRDefault="00DE6692" w:rsidP="00DE6692">
            <w:pPr>
              <w:spacing w:after="0" w:line="240" w:lineRule="auto"/>
              <w:rPr>
                <w:color w:val="006100"/>
                <w:sz w:val="8"/>
                <w:szCs w:val="8"/>
              </w:rPr>
            </w:pPr>
            <w:r>
              <w:rPr>
                <w:color w:val="006100"/>
                <w:sz w:val="8"/>
                <w:szCs w:val="8"/>
              </w:rPr>
              <w:t> </w:t>
            </w:r>
          </w:p>
        </w:tc>
        <w:tc>
          <w:tcPr>
            <w:tcW w:w="340" w:type="dxa"/>
            <w:tcBorders>
              <w:top w:val="nil"/>
              <w:left w:val="nil"/>
              <w:bottom w:val="dotted" w:sz="4" w:space="0" w:color="FFFFFF"/>
              <w:right w:val="dotted" w:sz="4" w:space="0" w:color="FFFFFF"/>
            </w:tcBorders>
            <w:shd w:val="clear" w:color="auto" w:fill="C6EFCE"/>
          </w:tcPr>
          <w:p w14:paraId="1E78A878"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15E3B4E6"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5B9FA2F6"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163B952E"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single" w:sz="4" w:space="0" w:color="7F7F7F"/>
              <w:bottom w:val="single" w:sz="4" w:space="0" w:color="7F7F7F"/>
              <w:right w:val="single" w:sz="4" w:space="0" w:color="7F7F7F"/>
            </w:tcBorders>
            <w:shd w:val="clear" w:color="auto" w:fill="FFCC99"/>
          </w:tcPr>
          <w:p w14:paraId="06D6C913"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8EC9CB0"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8441462"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6CEC499"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55908FB"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3BA787F"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3AD8EE2"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44F396A"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0E5A4BA9"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915560E"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029331C1"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63E86458"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321" w:type="dxa"/>
            <w:tcBorders>
              <w:top w:val="nil"/>
              <w:left w:val="dotted" w:sz="4" w:space="0" w:color="FFFFFF"/>
              <w:bottom w:val="dotted" w:sz="4" w:space="0" w:color="FFFFFF"/>
              <w:right w:val="dotted" w:sz="4" w:space="0" w:color="FFFFFF"/>
            </w:tcBorders>
            <w:shd w:val="clear" w:color="auto" w:fill="E5F4E0"/>
          </w:tcPr>
          <w:p w14:paraId="655E7CC1"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74E4E176"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BAA548C"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207A28E5"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97FAF36"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271722E"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5535EDBB"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C00000"/>
          </w:tcPr>
          <w:p w14:paraId="10EE006C"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592DF6B"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3E91B77B"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r>
      <w:tr w:rsidR="00B30695" w14:paraId="3BF6C6FE" w14:textId="77777777" w:rsidTr="00FB7814">
        <w:trPr>
          <w:trHeight w:val="266"/>
        </w:trPr>
        <w:tc>
          <w:tcPr>
            <w:tcW w:w="819" w:type="dxa"/>
            <w:tcBorders>
              <w:top w:val="nil"/>
              <w:left w:val="dotted" w:sz="4" w:space="0" w:color="FFFFFF"/>
              <w:bottom w:val="dotted" w:sz="4" w:space="0" w:color="FFFFFF"/>
              <w:right w:val="dotted" w:sz="4" w:space="0" w:color="FFFFFF"/>
            </w:tcBorders>
            <w:shd w:val="clear" w:color="auto" w:fill="114864"/>
            <w:vAlign w:val="center"/>
          </w:tcPr>
          <w:p w14:paraId="560E103B" w14:textId="77777777" w:rsidR="00DE6692" w:rsidRDefault="00DE6692" w:rsidP="00DE6692">
            <w:pPr>
              <w:spacing w:after="0" w:line="240" w:lineRule="auto"/>
              <w:jc w:val="center"/>
              <w:rPr>
                <w:rFonts w:ascii="Arial" w:eastAsia="Arial" w:hAnsi="Arial" w:cs="Arial"/>
                <w:color w:val="FFFFFF"/>
                <w:sz w:val="8"/>
                <w:szCs w:val="8"/>
              </w:rPr>
            </w:pPr>
            <w:r>
              <w:rPr>
                <w:rFonts w:ascii="Arial" w:eastAsia="Arial" w:hAnsi="Arial" w:cs="Arial"/>
                <w:color w:val="FFFFFF"/>
                <w:sz w:val="8"/>
                <w:szCs w:val="8"/>
              </w:rPr>
              <w:t>Soutenance</w:t>
            </w:r>
          </w:p>
        </w:tc>
        <w:tc>
          <w:tcPr>
            <w:tcW w:w="160" w:type="dxa"/>
            <w:tcBorders>
              <w:top w:val="nil"/>
              <w:left w:val="nil"/>
              <w:bottom w:val="dotted" w:sz="4" w:space="0" w:color="FFFFFF"/>
              <w:right w:val="dotted" w:sz="4" w:space="0" w:color="FFFFFF"/>
            </w:tcBorders>
            <w:shd w:val="clear" w:color="auto" w:fill="DBEFF9"/>
          </w:tcPr>
          <w:p w14:paraId="74919B0C"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10F5FF9E"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485C055F"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DBEFF9"/>
          </w:tcPr>
          <w:p w14:paraId="0D46F777" w14:textId="77777777" w:rsidR="00DE6692" w:rsidRDefault="00DE6692" w:rsidP="00DE6692">
            <w:pPr>
              <w:spacing w:after="0" w:line="240" w:lineRule="auto"/>
              <w:rPr>
                <w:rFonts w:ascii="Arial" w:eastAsia="Arial" w:hAnsi="Arial" w:cs="Arial"/>
                <w:sz w:val="8"/>
                <w:szCs w:val="8"/>
              </w:rPr>
            </w:pPr>
            <w:r>
              <w:rPr>
                <w:rFonts w:ascii="Arial" w:eastAsia="Arial" w:hAnsi="Arial" w:cs="Arial"/>
                <w:sz w:val="8"/>
                <w:szCs w:val="8"/>
              </w:rPr>
              <w:t> </w:t>
            </w:r>
          </w:p>
        </w:tc>
        <w:tc>
          <w:tcPr>
            <w:tcW w:w="160" w:type="dxa"/>
            <w:tcBorders>
              <w:top w:val="nil"/>
              <w:left w:val="nil"/>
              <w:bottom w:val="dotted" w:sz="4" w:space="0" w:color="FFFFFF"/>
              <w:right w:val="dotted" w:sz="4" w:space="0" w:color="FFFFFF"/>
            </w:tcBorders>
            <w:shd w:val="clear" w:color="auto" w:fill="C6EFCE"/>
          </w:tcPr>
          <w:p w14:paraId="76903D8F"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16969309"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29936BF4"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17A14583"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20F46C36"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5BE8213E"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73502841" w14:textId="77777777" w:rsidR="00DE6692" w:rsidRDefault="00DE6692" w:rsidP="00DE6692">
            <w:pPr>
              <w:spacing w:after="0" w:line="240" w:lineRule="auto"/>
              <w:rPr>
                <w:color w:val="006100"/>
                <w:sz w:val="8"/>
                <w:szCs w:val="8"/>
              </w:rPr>
            </w:pPr>
            <w:r>
              <w:rPr>
                <w:color w:val="006100"/>
                <w:sz w:val="8"/>
                <w:szCs w:val="8"/>
              </w:rPr>
              <w:t> </w:t>
            </w:r>
          </w:p>
        </w:tc>
        <w:tc>
          <w:tcPr>
            <w:tcW w:w="160" w:type="dxa"/>
            <w:tcBorders>
              <w:top w:val="nil"/>
              <w:left w:val="nil"/>
              <w:bottom w:val="dotted" w:sz="4" w:space="0" w:color="FFFFFF"/>
              <w:right w:val="dotted" w:sz="4" w:space="0" w:color="FFFFFF"/>
            </w:tcBorders>
            <w:shd w:val="clear" w:color="auto" w:fill="C6EFCE"/>
          </w:tcPr>
          <w:p w14:paraId="6525328F" w14:textId="77777777" w:rsidR="00DE6692" w:rsidRDefault="00DE6692" w:rsidP="00DE6692">
            <w:pPr>
              <w:spacing w:after="0" w:line="240" w:lineRule="auto"/>
              <w:rPr>
                <w:color w:val="006100"/>
                <w:sz w:val="8"/>
                <w:szCs w:val="8"/>
              </w:rPr>
            </w:pPr>
            <w:r>
              <w:rPr>
                <w:color w:val="006100"/>
                <w:sz w:val="8"/>
                <w:szCs w:val="8"/>
              </w:rPr>
              <w:t> </w:t>
            </w:r>
          </w:p>
        </w:tc>
        <w:tc>
          <w:tcPr>
            <w:tcW w:w="340" w:type="dxa"/>
            <w:tcBorders>
              <w:top w:val="nil"/>
              <w:left w:val="nil"/>
              <w:bottom w:val="dotted" w:sz="4" w:space="0" w:color="FFFFFF"/>
              <w:right w:val="dotted" w:sz="4" w:space="0" w:color="FFFFFF"/>
            </w:tcBorders>
            <w:shd w:val="clear" w:color="auto" w:fill="C6EFCE"/>
          </w:tcPr>
          <w:p w14:paraId="5F1175FC"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3BE81CD0"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52A6305A"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nil"/>
              <w:bottom w:val="dotted" w:sz="4" w:space="0" w:color="FFFFFF"/>
              <w:right w:val="dotted" w:sz="4" w:space="0" w:color="FFFFFF"/>
            </w:tcBorders>
            <w:shd w:val="clear" w:color="auto" w:fill="C6EFCE"/>
          </w:tcPr>
          <w:p w14:paraId="4C99CFE6" w14:textId="77777777" w:rsidR="00DE6692" w:rsidRDefault="00DE6692" w:rsidP="00DE6692">
            <w:pPr>
              <w:spacing w:after="0" w:line="240" w:lineRule="auto"/>
              <w:ind w:firstLine="80"/>
              <w:jc w:val="right"/>
              <w:rPr>
                <w:color w:val="006100"/>
                <w:sz w:val="8"/>
                <w:szCs w:val="8"/>
              </w:rPr>
            </w:pPr>
            <w:r>
              <w:rPr>
                <w:color w:val="006100"/>
                <w:sz w:val="8"/>
                <w:szCs w:val="8"/>
              </w:rPr>
              <w:t> </w:t>
            </w:r>
          </w:p>
        </w:tc>
        <w:tc>
          <w:tcPr>
            <w:tcW w:w="250" w:type="dxa"/>
            <w:tcBorders>
              <w:top w:val="nil"/>
              <w:left w:val="single" w:sz="4" w:space="0" w:color="7F7F7F"/>
              <w:bottom w:val="single" w:sz="4" w:space="0" w:color="7F7F7F"/>
              <w:right w:val="single" w:sz="4" w:space="0" w:color="7F7F7F"/>
            </w:tcBorders>
            <w:shd w:val="clear" w:color="auto" w:fill="FFCC99"/>
          </w:tcPr>
          <w:p w14:paraId="43C99747"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7BD47C6"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23774DA0"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2E9ACAC"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49920924"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02758EF0"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72F92D07"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C416D50"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50B8C13"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370991F7"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05317B23"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250" w:type="dxa"/>
            <w:tcBorders>
              <w:top w:val="nil"/>
              <w:left w:val="nil"/>
              <w:bottom w:val="single" w:sz="4" w:space="0" w:color="7F7F7F"/>
              <w:right w:val="single" w:sz="4" w:space="0" w:color="7F7F7F"/>
            </w:tcBorders>
            <w:shd w:val="clear" w:color="auto" w:fill="FFCC99"/>
          </w:tcPr>
          <w:p w14:paraId="564DAF5A" w14:textId="77777777" w:rsidR="00DE6692" w:rsidRDefault="00DE6692" w:rsidP="00DE6692">
            <w:pPr>
              <w:spacing w:after="0" w:line="240" w:lineRule="auto"/>
              <w:ind w:firstLine="80"/>
              <w:jc w:val="right"/>
              <w:rPr>
                <w:color w:val="3F3F76"/>
                <w:sz w:val="8"/>
                <w:szCs w:val="8"/>
              </w:rPr>
            </w:pPr>
            <w:r>
              <w:rPr>
                <w:color w:val="3F3F76"/>
                <w:sz w:val="8"/>
                <w:szCs w:val="8"/>
              </w:rPr>
              <w:t> </w:t>
            </w:r>
          </w:p>
        </w:tc>
        <w:tc>
          <w:tcPr>
            <w:tcW w:w="321" w:type="dxa"/>
            <w:tcBorders>
              <w:top w:val="nil"/>
              <w:left w:val="dotted" w:sz="4" w:space="0" w:color="FFFFFF"/>
              <w:bottom w:val="dotted" w:sz="4" w:space="0" w:color="FFFFFF"/>
              <w:right w:val="dotted" w:sz="4" w:space="0" w:color="FFFFFF"/>
            </w:tcBorders>
            <w:shd w:val="clear" w:color="auto" w:fill="E5F4E0"/>
          </w:tcPr>
          <w:p w14:paraId="7D4CEE07"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B5476AF"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259E008"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0CF45F30"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15F46478"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5BBF13A1"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E5F4E0"/>
          </w:tcPr>
          <w:p w14:paraId="4C60DEA1" w14:textId="77777777"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C00000"/>
          </w:tcPr>
          <w:p w14:paraId="3B49A9D8" w14:textId="2CFCACEE"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C00000"/>
          </w:tcPr>
          <w:p w14:paraId="140597C4" w14:textId="7482DEBB" w:rsidR="00DE6692" w:rsidRDefault="00DE6692" w:rsidP="00DE6692">
            <w:pPr>
              <w:spacing w:after="0" w:line="240" w:lineRule="auto"/>
              <w:ind w:firstLine="80"/>
              <w:jc w:val="right"/>
              <w:rPr>
                <w:rFonts w:ascii="Arial" w:eastAsia="Arial" w:hAnsi="Arial" w:cs="Arial"/>
                <w:sz w:val="8"/>
                <w:szCs w:val="8"/>
              </w:rPr>
            </w:pPr>
            <w:r>
              <w:rPr>
                <w:rFonts w:ascii="Arial" w:eastAsia="Arial" w:hAnsi="Arial" w:cs="Arial"/>
                <w:sz w:val="8"/>
                <w:szCs w:val="8"/>
              </w:rPr>
              <w:t> </w:t>
            </w:r>
          </w:p>
        </w:tc>
        <w:tc>
          <w:tcPr>
            <w:tcW w:w="321" w:type="dxa"/>
            <w:tcBorders>
              <w:top w:val="nil"/>
              <w:left w:val="nil"/>
              <w:bottom w:val="dotted" w:sz="4" w:space="0" w:color="FFFFFF"/>
              <w:right w:val="dotted" w:sz="4" w:space="0" w:color="FFFFFF"/>
            </w:tcBorders>
            <w:shd w:val="clear" w:color="auto" w:fill="C00000"/>
          </w:tcPr>
          <w:p w14:paraId="359BFAF1" w14:textId="7A5CB1AF" w:rsidR="00DE6692" w:rsidRDefault="00DE6692" w:rsidP="00DE6692">
            <w:pPr>
              <w:spacing w:after="0" w:line="240" w:lineRule="auto"/>
              <w:ind w:firstLine="80"/>
              <w:jc w:val="right"/>
              <w:rPr>
                <w:rFonts w:ascii="Arial" w:eastAsia="Arial" w:hAnsi="Arial" w:cs="Arial"/>
                <w:sz w:val="8"/>
                <w:szCs w:val="8"/>
              </w:rPr>
            </w:pPr>
          </w:p>
        </w:tc>
      </w:tr>
    </w:tbl>
    <w:p w14:paraId="38FE54B5" w14:textId="01D99BC9" w:rsidR="0063763C" w:rsidRPr="00855EA4" w:rsidRDefault="00D8073B" w:rsidP="00855EA4">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Diagramme prévisionnel</w:t>
      </w:r>
    </w:p>
    <w:p w14:paraId="5EFAB0CE" w14:textId="77777777" w:rsidR="003F46DA" w:rsidRPr="00D8073B" w:rsidRDefault="00D8073B">
      <w:pPr>
        <w:rPr>
          <w:rFonts w:ascii="Times New Roman" w:eastAsia="Times New Roman" w:hAnsi="Times New Roman" w:cs="Times New Roman"/>
          <w:b/>
          <w:sz w:val="28"/>
          <w:szCs w:val="28"/>
          <w:u w:val="single"/>
          <w:lang w:val="en-US"/>
        </w:rPr>
      </w:pPr>
      <w:proofErr w:type="spellStart"/>
      <w:r w:rsidRPr="00D8073B">
        <w:rPr>
          <w:rFonts w:ascii="Times New Roman" w:eastAsia="Times New Roman" w:hAnsi="Times New Roman" w:cs="Times New Roman"/>
          <w:b/>
          <w:sz w:val="28"/>
          <w:szCs w:val="28"/>
          <w:u w:val="single"/>
          <w:lang w:val="en-US"/>
        </w:rPr>
        <w:t>Références</w:t>
      </w:r>
      <w:proofErr w:type="spellEnd"/>
    </w:p>
    <w:p w14:paraId="525DB077" w14:textId="77777777" w:rsidR="003F46DA" w:rsidRPr="00D8073B" w:rsidRDefault="00D8073B">
      <w:pPr>
        <w:rPr>
          <w:rFonts w:ascii="Times New Roman" w:eastAsia="Times New Roman" w:hAnsi="Times New Roman" w:cs="Times New Roman"/>
          <w:lang w:val="en-US"/>
        </w:rPr>
      </w:pPr>
      <w:proofErr w:type="gramStart"/>
      <w:r w:rsidRPr="00D8073B">
        <w:rPr>
          <w:rFonts w:ascii="Times New Roman" w:eastAsia="Times New Roman" w:hAnsi="Times New Roman" w:cs="Times New Roman"/>
          <w:lang w:val="en-US"/>
        </w:rPr>
        <w:t>Ajzen,  I.</w:t>
      </w:r>
      <w:proofErr w:type="gramEnd"/>
      <w:r w:rsidRPr="00D8073B">
        <w:rPr>
          <w:rFonts w:ascii="Times New Roman" w:eastAsia="Times New Roman" w:hAnsi="Times New Roman" w:cs="Times New Roman"/>
          <w:lang w:val="en-US"/>
        </w:rPr>
        <w:t xml:space="preserve">  (1991).  « </w:t>
      </w:r>
      <w:proofErr w:type="gramStart"/>
      <w:r w:rsidRPr="00D8073B">
        <w:rPr>
          <w:rFonts w:ascii="Times New Roman" w:eastAsia="Times New Roman" w:hAnsi="Times New Roman" w:cs="Times New Roman"/>
          <w:lang w:val="en-US"/>
        </w:rPr>
        <w:t>The  Theory</w:t>
      </w:r>
      <w:proofErr w:type="gramEnd"/>
      <w:r w:rsidRPr="00D8073B">
        <w:rPr>
          <w:rFonts w:ascii="Times New Roman" w:eastAsia="Times New Roman" w:hAnsi="Times New Roman" w:cs="Times New Roman"/>
          <w:lang w:val="en-US"/>
        </w:rPr>
        <w:t xml:space="preserve">  of  Planned  Behavior », Organizational  Behavior  and  Human Decision Process, n°50, 179-211.</w:t>
      </w:r>
    </w:p>
    <w:p w14:paraId="6F47B911" w14:textId="77777777" w:rsidR="003F46DA" w:rsidRPr="00D8073B" w:rsidRDefault="00D8073B">
      <w:pPr>
        <w:rPr>
          <w:rFonts w:ascii="Times New Roman" w:eastAsia="Times New Roman" w:hAnsi="Times New Roman" w:cs="Times New Roman"/>
          <w:lang w:val="en-US"/>
        </w:rPr>
      </w:pPr>
      <w:r w:rsidRPr="00D8073B">
        <w:rPr>
          <w:rFonts w:ascii="Times New Roman" w:eastAsia="Times New Roman" w:hAnsi="Times New Roman" w:cs="Times New Roman"/>
          <w:lang w:val="en-US"/>
        </w:rPr>
        <w:t xml:space="preserve">Ajzen, I. (2012). Values, attitudes, and behavior. In Methods, theories, and empirical applications in the social sciences (pp. 33-38). VS Verlag </w:t>
      </w:r>
      <w:proofErr w:type="spellStart"/>
      <w:r w:rsidRPr="00D8073B">
        <w:rPr>
          <w:rFonts w:ascii="Times New Roman" w:eastAsia="Times New Roman" w:hAnsi="Times New Roman" w:cs="Times New Roman"/>
          <w:lang w:val="en-US"/>
        </w:rPr>
        <w:t>für</w:t>
      </w:r>
      <w:proofErr w:type="spellEnd"/>
      <w:r w:rsidRPr="00D8073B">
        <w:rPr>
          <w:rFonts w:ascii="Times New Roman" w:eastAsia="Times New Roman" w:hAnsi="Times New Roman" w:cs="Times New Roman"/>
          <w:lang w:val="en-US"/>
        </w:rPr>
        <w:t xml:space="preserve"> </w:t>
      </w:r>
      <w:proofErr w:type="spellStart"/>
      <w:r w:rsidRPr="00D8073B">
        <w:rPr>
          <w:rFonts w:ascii="Times New Roman" w:eastAsia="Times New Roman" w:hAnsi="Times New Roman" w:cs="Times New Roman"/>
          <w:lang w:val="en-US"/>
        </w:rPr>
        <w:t>Sozialwissenschaften</w:t>
      </w:r>
      <w:proofErr w:type="spellEnd"/>
      <w:r w:rsidRPr="00D8073B">
        <w:rPr>
          <w:rFonts w:ascii="Times New Roman" w:eastAsia="Times New Roman" w:hAnsi="Times New Roman" w:cs="Times New Roman"/>
          <w:lang w:val="en-US"/>
        </w:rPr>
        <w:t xml:space="preserve">. </w:t>
      </w:r>
    </w:p>
    <w:p w14:paraId="10470ACC" w14:textId="15499E7A" w:rsidR="003654A1" w:rsidRDefault="003654A1">
      <w:pPr>
        <w:rPr>
          <w:rFonts w:ascii="Times New Roman" w:eastAsia="Times New Roman" w:hAnsi="Times New Roman" w:cs="Times New Roman"/>
          <w:lang w:val="en-US"/>
        </w:rPr>
      </w:pPr>
      <w:r w:rsidRPr="003607A4">
        <w:rPr>
          <w:rFonts w:ascii="Times New Roman" w:eastAsia="Times New Roman" w:hAnsi="Times New Roman" w:cs="Times New Roman"/>
          <w:lang w:val="en-US"/>
        </w:rPr>
        <w:t xml:space="preserve">Ali, F., Kim, W. G., &amp; Ryu, K. (2016). </w:t>
      </w:r>
      <w:r w:rsidRPr="003654A1">
        <w:rPr>
          <w:rFonts w:ascii="Times New Roman" w:eastAsia="Times New Roman" w:hAnsi="Times New Roman" w:cs="Times New Roman"/>
          <w:lang w:val="en-US"/>
        </w:rPr>
        <w:t>The effect of physical environment on passenger delight and satisfaction: Moderating effect of national identity. Tourism Management, 57, 213-224.</w:t>
      </w:r>
    </w:p>
    <w:p w14:paraId="2D93BA56" w14:textId="77777777" w:rsidR="003F46DA" w:rsidRDefault="00D8073B">
      <w:pPr>
        <w:rPr>
          <w:rFonts w:ascii="Times New Roman" w:eastAsia="Times New Roman" w:hAnsi="Times New Roman" w:cs="Times New Roman"/>
        </w:rPr>
      </w:pPr>
      <w:proofErr w:type="spellStart"/>
      <w:r w:rsidRPr="00D8073B">
        <w:rPr>
          <w:rFonts w:ascii="Times New Roman" w:eastAsia="Times New Roman" w:hAnsi="Times New Roman" w:cs="Times New Roman"/>
          <w:lang w:val="en-US"/>
        </w:rPr>
        <w:t>Alnabulsi</w:t>
      </w:r>
      <w:proofErr w:type="spellEnd"/>
      <w:r w:rsidRPr="00D8073B">
        <w:rPr>
          <w:rFonts w:ascii="Times New Roman" w:eastAsia="Times New Roman" w:hAnsi="Times New Roman" w:cs="Times New Roman"/>
          <w:lang w:val="en-US"/>
        </w:rPr>
        <w:t xml:space="preserve">, H., Drury, J. (2014). Social identification moderates the effect of crowd density on safety at the Hajj. Proceedings of the National Academy of Sciences of the USA, 111, 9091–9096. </w:t>
      </w:r>
      <w:hyperlink r:id="rId10">
        <w:r>
          <w:rPr>
            <w:rFonts w:ascii="Times New Roman" w:eastAsia="Times New Roman" w:hAnsi="Times New Roman" w:cs="Times New Roman"/>
            <w:color w:val="0563C1"/>
            <w:u w:val="single"/>
          </w:rPr>
          <w:t>https://doi.org/10.1073/pnas.1404953111</w:t>
        </w:r>
      </w:hyperlink>
    </w:p>
    <w:p w14:paraId="17604425" w14:textId="77777777" w:rsidR="003F46DA" w:rsidRDefault="00D8073B">
      <w:pPr>
        <w:rPr>
          <w:rFonts w:ascii="Times New Roman" w:eastAsia="Times New Roman" w:hAnsi="Times New Roman" w:cs="Times New Roman"/>
          <w:lang w:val="en-US"/>
        </w:rPr>
      </w:pPr>
      <w:r>
        <w:rPr>
          <w:rFonts w:ascii="Times New Roman" w:eastAsia="Times New Roman" w:hAnsi="Times New Roman" w:cs="Times New Roman"/>
        </w:rPr>
        <w:t xml:space="preserve">Carré J. R., &amp; Julien A. (2000). Présentation d’une méthode d’analyse des séquences piétonnières au cours des déplacements quotidiens des citadins et mesure de l’exposition au risque des piétons. </w:t>
      </w:r>
      <w:r w:rsidRPr="00D8073B">
        <w:rPr>
          <w:rFonts w:ascii="Times New Roman" w:eastAsia="Times New Roman" w:hAnsi="Times New Roman" w:cs="Times New Roman"/>
          <w:lang w:val="en-US"/>
        </w:rPr>
        <w:t>INRETS, rapport 221, 109 p.</w:t>
      </w:r>
    </w:p>
    <w:p w14:paraId="44283CF9" w14:textId="44E6D8D2" w:rsidR="00DE19FE" w:rsidRPr="00D8073B" w:rsidRDefault="00DE19FE">
      <w:pPr>
        <w:rPr>
          <w:rFonts w:ascii="Times New Roman" w:eastAsia="Times New Roman" w:hAnsi="Times New Roman" w:cs="Times New Roman"/>
          <w:lang w:val="en-US"/>
        </w:rPr>
      </w:pPr>
      <w:proofErr w:type="spellStart"/>
      <w:r w:rsidRPr="00DE19FE">
        <w:rPr>
          <w:rFonts w:ascii="Times New Roman" w:eastAsia="Times New Roman" w:hAnsi="Times New Roman" w:cs="Times New Roman"/>
          <w:lang w:val="en-US"/>
        </w:rPr>
        <w:t>Coxon</w:t>
      </w:r>
      <w:proofErr w:type="spellEnd"/>
      <w:r w:rsidRPr="00DE19FE">
        <w:rPr>
          <w:rFonts w:ascii="Times New Roman" w:eastAsia="Times New Roman" w:hAnsi="Times New Roman" w:cs="Times New Roman"/>
          <w:lang w:val="en-US"/>
        </w:rPr>
        <w:t xml:space="preserve">, </w:t>
      </w:r>
      <w:proofErr w:type="gramStart"/>
      <w:r w:rsidRPr="00DE19FE">
        <w:rPr>
          <w:rFonts w:ascii="Times New Roman" w:eastAsia="Times New Roman" w:hAnsi="Times New Roman" w:cs="Times New Roman"/>
          <w:lang w:val="en-US"/>
        </w:rPr>
        <w:t>S. ,</w:t>
      </w:r>
      <w:proofErr w:type="gramEnd"/>
      <w:r w:rsidRPr="00DE19FE">
        <w:rPr>
          <w:rFonts w:ascii="Times New Roman" w:eastAsia="Times New Roman" w:hAnsi="Times New Roman" w:cs="Times New Roman"/>
          <w:lang w:val="en-US"/>
        </w:rPr>
        <w:t xml:space="preserve"> &amp; Bono, A. D. (2010). Design strategies for mitigating passenger door holding behavior on suburban trains in Paris. 33rd Australasian Transport Research Forum Conference.</w:t>
      </w:r>
    </w:p>
    <w:p w14:paraId="6322FD2E" w14:textId="77777777" w:rsidR="003F46DA" w:rsidRPr="00D8073B" w:rsidRDefault="00D8073B">
      <w:pPr>
        <w:rPr>
          <w:rFonts w:ascii="Times New Roman" w:eastAsia="Times New Roman" w:hAnsi="Times New Roman" w:cs="Times New Roman"/>
          <w:lang w:val="en-US"/>
        </w:rPr>
      </w:pPr>
      <w:proofErr w:type="spellStart"/>
      <w:r w:rsidRPr="00D8073B">
        <w:rPr>
          <w:rFonts w:ascii="Times New Roman" w:eastAsia="Times New Roman" w:hAnsi="Times New Roman" w:cs="Times New Roman"/>
          <w:lang w:val="en-US"/>
        </w:rPr>
        <w:t>Davidich</w:t>
      </w:r>
      <w:proofErr w:type="spellEnd"/>
      <w:r w:rsidRPr="00D8073B">
        <w:rPr>
          <w:rFonts w:ascii="Times New Roman" w:eastAsia="Times New Roman" w:hAnsi="Times New Roman" w:cs="Times New Roman"/>
          <w:lang w:val="en-US"/>
        </w:rPr>
        <w:t xml:space="preserve">, </w:t>
      </w:r>
      <w:proofErr w:type="gramStart"/>
      <w:r w:rsidRPr="00D8073B">
        <w:rPr>
          <w:rFonts w:ascii="Times New Roman" w:eastAsia="Times New Roman" w:hAnsi="Times New Roman" w:cs="Times New Roman"/>
          <w:lang w:val="en-US"/>
        </w:rPr>
        <w:t>M. ,</w:t>
      </w:r>
      <w:proofErr w:type="gramEnd"/>
      <w:r w:rsidRPr="00D8073B">
        <w:rPr>
          <w:rFonts w:ascii="Times New Roman" w:eastAsia="Times New Roman" w:hAnsi="Times New Roman" w:cs="Times New Roman"/>
          <w:lang w:val="en-US"/>
        </w:rPr>
        <w:t xml:space="preserve"> Geiss, F. , Mayer, H. G. , </w:t>
      </w:r>
      <w:proofErr w:type="spellStart"/>
      <w:r w:rsidRPr="00D8073B">
        <w:rPr>
          <w:rFonts w:ascii="Times New Roman" w:eastAsia="Times New Roman" w:hAnsi="Times New Roman" w:cs="Times New Roman"/>
          <w:lang w:val="en-US"/>
        </w:rPr>
        <w:t>Pfaffinger</w:t>
      </w:r>
      <w:proofErr w:type="spellEnd"/>
      <w:r w:rsidRPr="00D8073B">
        <w:rPr>
          <w:rFonts w:ascii="Times New Roman" w:eastAsia="Times New Roman" w:hAnsi="Times New Roman" w:cs="Times New Roman"/>
          <w:lang w:val="en-US"/>
        </w:rPr>
        <w:t xml:space="preserve">, A. , &amp; Royer, C. (2013). Waiting zones for realistic modelling of pedestrian dynamics: A case study using two major German railway stations as examples. Transportation Research Part C: Emerging </w:t>
      </w:r>
      <w:proofErr w:type="gramStart"/>
      <w:r w:rsidRPr="00D8073B">
        <w:rPr>
          <w:rFonts w:ascii="Times New Roman" w:eastAsia="Times New Roman" w:hAnsi="Times New Roman" w:cs="Times New Roman"/>
          <w:lang w:val="en-US"/>
        </w:rPr>
        <w:t>Technologies ,</w:t>
      </w:r>
      <w:proofErr w:type="gramEnd"/>
      <w:r w:rsidRPr="00D8073B">
        <w:rPr>
          <w:rFonts w:ascii="Times New Roman" w:eastAsia="Times New Roman" w:hAnsi="Times New Roman" w:cs="Times New Roman"/>
          <w:lang w:val="en-US"/>
        </w:rPr>
        <w:t xml:space="preserve"> 37 , 210–222. doi:10.1016/j.trc.2013.02.016</w:t>
      </w:r>
    </w:p>
    <w:p w14:paraId="5057C153" w14:textId="77777777" w:rsidR="003F46DA" w:rsidRPr="00D8073B" w:rsidRDefault="00D8073B">
      <w:pPr>
        <w:rPr>
          <w:rFonts w:ascii="Times New Roman" w:eastAsia="Times New Roman" w:hAnsi="Times New Roman" w:cs="Times New Roman"/>
          <w:lang w:val="en-US"/>
        </w:rPr>
      </w:pPr>
      <w:r w:rsidRPr="00D8073B">
        <w:rPr>
          <w:rFonts w:ascii="Times New Roman" w:eastAsia="Times New Roman" w:hAnsi="Times New Roman" w:cs="Times New Roman"/>
          <w:lang w:val="en-US"/>
        </w:rPr>
        <w:t xml:space="preserve">Deci, E. L., &amp; Ryan, R. M. (1985). The general causality orientations scale: Self-determination in personality. </w:t>
      </w:r>
      <w:r w:rsidRPr="00D8073B">
        <w:rPr>
          <w:rFonts w:ascii="Times New Roman" w:eastAsia="Times New Roman" w:hAnsi="Times New Roman" w:cs="Times New Roman"/>
          <w:i/>
          <w:lang w:val="en-US"/>
        </w:rPr>
        <w:t>Journal of research in personality</w:t>
      </w:r>
      <w:r w:rsidRPr="00D8073B">
        <w:rPr>
          <w:rFonts w:ascii="Times New Roman" w:eastAsia="Times New Roman" w:hAnsi="Times New Roman" w:cs="Times New Roman"/>
          <w:lang w:val="en-US"/>
        </w:rPr>
        <w:t xml:space="preserve">, </w:t>
      </w:r>
      <w:r w:rsidRPr="00D8073B">
        <w:rPr>
          <w:rFonts w:ascii="Times New Roman" w:eastAsia="Times New Roman" w:hAnsi="Times New Roman" w:cs="Times New Roman"/>
          <w:i/>
          <w:lang w:val="en-US"/>
        </w:rPr>
        <w:t>19</w:t>
      </w:r>
      <w:r w:rsidRPr="00D8073B">
        <w:rPr>
          <w:rFonts w:ascii="Times New Roman" w:eastAsia="Times New Roman" w:hAnsi="Times New Roman" w:cs="Times New Roman"/>
          <w:lang w:val="en-US"/>
        </w:rPr>
        <w:t>(2), 109-134.</w:t>
      </w:r>
    </w:p>
    <w:p w14:paraId="51A07168" w14:textId="77777777" w:rsidR="003F46DA" w:rsidRPr="00D8073B" w:rsidRDefault="00D8073B">
      <w:pPr>
        <w:spacing w:after="0" w:line="240" w:lineRule="auto"/>
        <w:rPr>
          <w:rFonts w:ascii="Times New Roman" w:eastAsia="Times New Roman" w:hAnsi="Times New Roman" w:cs="Times New Roman"/>
          <w:lang w:val="en-US"/>
        </w:rPr>
      </w:pPr>
      <w:r w:rsidRPr="00D8073B">
        <w:rPr>
          <w:rFonts w:ascii="Times New Roman" w:eastAsia="Times New Roman" w:hAnsi="Times New Roman" w:cs="Times New Roman"/>
          <w:lang w:val="en-US"/>
        </w:rPr>
        <w:lastRenderedPageBreak/>
        <w:t>Deci, E. L., &amp; Ryan, R. M. (1991). A motivational approach to self: Integration in personality.</w:t>
      </w:r>
    </w:p>
    <w:p w14:paraId="132B7DF9" w14:textId="77777777" w:rsidR="003F46DA" w:rsidRPr="00D8073B" w:rsidRDefault="003F46DA">
      <w:pPr>
        <w:spacing w:after="0" w:line="240" w:lineRule="auto"/>
        <w:rPr>
          <w:rFonts w:ascii="Times New Roman" w:eastAsia="Times New Roman" w:hAnsi="Times New Roman" w:cs="Times New Roman"/>
          <w:lang w:val="en-US"/>
        </w:rPr>
      </w:pPr>
    </w:p>
    <w:p w14:paraId="59C2AA7B" w14:textId="2DDAFC63" w:rsidR="00092A84" w:rsidRDefault="00092A84">
      <w:pPr>
        <w:spacing w:after="0" w:line="240" w:lineRule="auto"/>
        <w:rPr>
          <w:rFonts w:ascii="Times New Roman" w:eastAsia="Times New Roman" w:hAnsi="Times New Roman" w:cs="Times New Roman"/>
        </w:rPr>
      </w:pPr>
      <w:proofErr w:type="spellStart"/>
      <w:r w:rsidRPr="00092A84">
        <w:rPr>
          <w:rFonts w:ascii="Times New Roman" w:eastAsia="Times New Roman" w:hAnsi="Times New Roman" w:cs="Times New Roman"/>
          <w:lang w:val="en-US"/>
        </w:rPr>
        <w:t>Dell’Asin</w:t>
      </w:r>
      <w:proofErr w:type="spellEnd"/>
      <w:r w:rsidRPr="00092A84">
        <w:rPr>
          <w:rFonts w:ascii="Times New Roman" w:eastAsia="Times New Roman" w:hAnsi="Times New Roman" w:cs="Times New Roman"/>
          <w:lang w:val="en-US"/>
        </w:rPr>
        <w:t xml:space="preserve">, </w:t>
      </w:r>
      <w:proofErr w:type="gramStart"/>
      <w:r w:rsidRPr="00092A84">
        <w:rPr>
          <w:rFonts w:ascii="Times New Roman" w:eastAsia="Times New Roman" w:hAnsi="Times New Roman" w:cs="Times New Roman"/>
          <w:lang w:val="en-US"/>
        </w:rPr>
        <w:t>G. ,</w:t>
      </w:r>
      <w:proofErr w:type="gramEnd"/>
      <w:r w:rsidRPr="00092A84">
        <w:rPr>
          <w:rFonts w:ascii="Times New Roman" w:eastAsia="Times New Roman" w:hAnsi="Times New Roman" w:cs="Times New Roman"/>
          <w:lang w:val="en-US"/>
        </w:rPr>
        <w:t xml:space="preserve"> &amp; </w:t>
      </w:r>
      <w:proofErr w:type="spellStart"/>
      <w:r w:rsidRPr="00092A84">
        <w:rPr>
          <w:rFonts w:ascii="Times New Roman" w:eastAsia="Times New Roman" w:hAnsi="Times New Roman" w:cs="Times New Roman"/>
          <w:lang w:val="en-US"/>
        </w:rPr>
        <w:t>Hool</w:t>
      </w:r>
      <w:proofErr w:type="spellEnd"/>
      <w:r w:rsidRPr="00092A84">
        <w:rPr>
          <w:rFonts w:ascii="Times New Roman" w:eastAsia="Times New Roman" w:hAnsi="Times New Roman" w:cs="Times New Roman"/>
          <w:lang w:val="en-US"/>
        </w:rPr>
        <w:t xml:space="preserve">, J. (2018). Pedestrian patterns at railway platforms during boarding: Evidence from a case study in Switzerland. </w:t>
      </w:r>
      <w:r w:rsidRPr="00092A84">
        <w:rPr>
          <w:rFonts w:ascii="Times New Roman" w:eastAsia="Times New Roman" w:hAnsi="Times New Roman" w:cs="Times New Roman"/>
        </w:rPr>
        <w:t xml:space="preserve">Journal of Advanced </w:t>
      </w:r>
      <w:proofErr w:type="gramStart"/>
      <w:r w:rsidRPr="00092A84">
        <w:rPr>
          <w:rFonts w:ascii="Times New Roman" w:eastAsia="Times New Roman" w:hAnsi="Times New Roman" w:cs="Times New Roman"/>
        </w:rPr>
        <w:t>Transportation ,</w:t>
      </w:r>
      <w:proofErr w:type="gramEnd"/>
      <w:r w:rsidRPr="00092A84">
        <w:rPr>
          <w:rFonts w:ascii="Times New Roman" w:eastAsia="Times New Roman" w:hAnsi="Times New Roman" w:cs="Times New Roman"/>
        </w:rPr>
        <w:t xml:space="preserve"> 2018 , 11. doi:10.1155/2018/4079230</w:t>
      </w:r>
    </w:p>
    <w:p w14:paraId="1C13067B" w14:textId="77777777" w:rsidR="00092A84" w:rsidRDefault="00092A84">
      <w:pPr>
        <w:spacing w:after="0" w:line="240" w:lineRule="auto"/>
        <w:rPr>
          <w:rFonts w:ascii="Times New Roman" w:eastAsia="Times New Roman" w:hAnsi="Times New Roman" w:cs="Times New Roman"/>
        </w:rPr>
      </w:pPr>
    </w:p>
    <w:p w14:paraId="068C6F1C" w14:textId="77777777" w:rsidR="003F46DA" w:rsidRDefault="00D8073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Denis, M. (2016). </w:t>
      </w:r>
      <w:r>
        <w:rPr>
          <w:rFonts w:ascii="Times New Roman" w:eastAsia="Times New Roman" w:hAnsi="Times New Roman" w:cs="Times New Roman"/>
          <w:i/>
        </w:rPr>
        <w:t>Petit traité de l'espace: un parcours pluridisciplinaire</w:t>
      </w:r>
      <w:r>
        <w:rPr>
          <w:rFonts w:ascii="Times New Roman" w:eastAsia="Times New Roman" w:hAnsi="Times New Roman" w:cs="Times New Roman"/>
        </w:rPr>
        <w:t>. Mardaga.</w:t>
      </w:r>
    </w:p>
    <w:p w14:paraId="548F3ABF" w14:textId="77777777" w:rsidR="003F46DA" w:rsidRDefault="003F46DA">
      <w:pPr>
        <w:spacing w:after="0" w:line="240" w:lineRule="auto"/>
        <w:rPr>
          <w:rFonts w:ascii="Times New Roman" w:eastAsia="Times New Roman" w:hAnsi="Times New Roman" w:cs="Times New Roman"/>
        </w:rPr>
      </w:pPr>
    </w:p>
    <w:p w14:paraId="15CD865C" w14:textId="77777777" w:rsidR="003F46DA" w:rsidRDefault="00D8073B">
      <w:pPr>
        <w:rPr>
          <w:rFonts w:ascii="Times New Roman" w:eastAsia="Times New Roman" w:hAnsi="Times New Roman" w:cs="Times New Roman"/>
          <w:lang w:val="en-US"/>
        </w:rPr>
      </w:pPr>
      <w:r>
        <w:rPr>
          <w:rFonts w:ascii="Times New Roman" w:eastAsia="Times New Roman" w:hAnsi="Times New Roman" w:cs="Times New Roman"/>
        </w:rPr>
        <w:t>Droit-</w:t>
      </w:r>
      <w:proofErr w:type="spellStart"/>
      <w:r>
        <w:rPr>
          <w:rFonts w:ascii="Times New Roman" w:eastAsia="Times New Roman" w:hAnsi="Times New Roman" w:cs="Times New Roman"/>
        </w:rPr>
        <w:t>VoletS</w:t>
      </w:r>
      <w:proofErr w:type="spellEnd"/>
      <w:r>
        <w:rPr>
          <w:rFonts w:ascii="Times New Roman" w:eastAsia="Times New Roman" w:hAnsi="Times New Roman" w:cs="Times New Roman"/>
        </w:rPr>
        <w:t xml:space="preserve">. (2016b). Temporalités, Emotion, Humeur, et troubles de l’humeur. In E. Laurent &amp; P. </w:t>
      </w:r>
      <w:proofErr w:type="spellStart"/>
      <w:r>
        <w:rPr>
          <w:rFonts w:ascii="Times New Roman" w:eastAsia="Times New Roman" w:hAnsi="Times New Roman" w:cs="Times New Roman"/>
        </w:rPr>
        <w:t>Vandel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eds</w:t>
      </w:r>
      <w:proofErr w:type="spellEnd"/>
      <w:r>
        <w:rPr>
          <w:rFonts w:ascii="Times New Roman" w:eastAsia="Times New Roman" w:hAnsi="Times New Roman" w:cs="Times New Roman"/>
        </w:rPr>
        <w:t xml:space="preserve">.). De l’humeur normale à la dépression sévère: en psychologie cognitive, neurosciences et psychiatrie. </w:t>
      </w:r>
      <w:r w:rsidRPr="00D8073B">
        <w:rPr>
          <w:rFonts w:ascii="Times New Roman" w:eastAsia="Times New Roman" w:hAnsi="Times New Roman" w:cs="Times New Roman"/>
          <w:lang w:val="en-US"/>
        </w:rPr>
        <w:t xml:space="preserve">Éditions De </w:t>
      </w:r>
      <w:proofErr w:type="spellStart"/>
      <w:r w:rsidRPr="00D8073B">
        <w:rPr>
          <w:rFonts w:ascii="Times New Roman" w:eastAsia="Times New Roman" w:hAnsi="Times New Roman" w:cs="Times New Roman"/>
          <w:lang w:val="en-US"/>
        </w:rPr>
        <w:t>Boeck</w:t>
      </w:r>
      <w:proofErr w:type="spellEnd"/>
      <w:r w:rsidRPr="00D8073B">
        <w:rPr>
          <w:rFonts w:ascii="Times New Roman" w:eastAsia="Times New Roman" w:hAnsi="Times New Roman" w:cs="Times New Roman"/>
          <w:lang w:val="en-US"/>
        </w:rPr>
        <w:t>-Solal.</w:t>
      </w:r>
    </w:p>
    <w:p w14:paraId="78F2446C" w14:textId="7FC85010" w:rsidR="004468A6" w:rsidRPr="00D8073B" w:rsidRDefault="004468A6">
      <w:pPr>
        <w:rPr>
          <w:rFonts w:ascii="Times New Roman" w:eastAsia="Times New Roman" w:hAnsi="Times New Roman" w:cs="Times New Roman"/>
          <w:lang w:val="en-US"/>
        </w:rPr>
      </w:pPr>
      <w:r w:rsidRPr="004468A6">
        <w:rPr>
          <w:rFonts w:ascii="Times New Roman" w:eastAsia="Times New Roman" w:hAnsi="Times New Roman" w:cs="Times New Roman"/>
          <w:lang w:val="en-US"/>
        </w:rPr>
        <w:t xml:space="preserve">Fang, </w:t>
      </w:r>
      <w:proofErr w:type="gramStart"/>
      <w:r w:rsidRPr="004468A6">
        <w:rPr>
          <w:rFonts w:ascii="Times New Roman" w:eastAsia="Times New Roman" w:hAnsi="Times New Roman" w:cs="Times New Roman"/>
          <w:lang w:val="en-US"/>
        </w:rPr>
        <w:t>J. ,</w:t>
      </w:r>
      <w:proofErr w:type="gramEnd"/>
      <w:r w:rsidRPr="004468A6">
        <w:rPr>
          <w:rFonts w:ascii="Times New Roman" w:eastAsia="Times New Roman" w:hAnsi="Times New Roman" w:cs="Times New Roman"/>
          <w:lang w:val="en-US"/>
        </w:rPr>
        <w:t xml:space="preserve"> Fujiyama, T. , &amp; Wong, H. (2019). Modelling passenger distribution on metro platforms based on passengers </w:t>
      </w:r>
      <w:proofErr w:type="gramStart"/>
      <w:r w:rsidRPr="004468A6">
        <w:rPr>
          <w:rFonts w:ascii="Times New Roman" w:eastAsia="Times New Roman" w:hAnsi="Times New Roman" w:cs="Times New Roman"/>
          <w:lang w:val="en-US"/>
        </w:rPr>
        <w:t>‘ choices</w:t>
      </w:r>
      <w:proofErr w:type="gramEnd"/>
      <w:r w:rsidRPr="004468A6">
        <w:rPr>
          <w:rFonts w:ascii="Times New Roman" w:eastAsia="Times New Roman" w:hAnsi="Times New Roman" w:cs="Times New Roman"/>
          <w:lang w:val="en-US"/>
        </w:rPr>
        <w:t xml:space="preserve"> for boarding cars. Transportation Planning and </w:t>
      </w:r>
      <w:proofErr w:type="gramStart"/>
      <w:r w:rsidRPr="004468A6">
        <w:rPr>
          <w:rFonts w:ascii="Times New Roman" w:eastAsia="Times New Roman" w:hAnsi="Times New Roman" w:cs="Times New Roman"/>
          <w:lang w:val="en-US"/>
        </w:rPr>
        <w:t>Technology ,</w:t>
      </w:r>
      <w:proofErr w:type="gramEnd"/>
      <w:r w:rsidRPr="004468A6">
        <w:rPr>
          <w:rFonts w:ascii="Times New Roman" w:eastAsia="Times New Roman" w:hAnsi="Times New Roman" w:cs="Times New Roman"/>
          <w:lang w:val="en-US"/>
        </w:rPr>
        <w:t xml:space="preserve"> 42 (5), 442–458. doi:10.1080/03081060.2019.1609218</w:t>
      </w:r>
    </w:p>
    <w:p w14:paraId="08A82A27" w14:textId="77777777" w:rsidR="003F46DA" w:rsidRPr="00D8073B" w:rsidRDefault="00D8073B">
      <w:pPr>
        <w:rPr>
          <w:rFonts w:ascii="Times New Roman" w:eastAsia="Times New Roman" w:hAnsi="Times New Roman" w:cs="Times New Roman"/>
          <w:lang w:val="en-US"/>
        </w:rPr>
      </w:pPr>
      <w:r w:rsidRPr="00D8073B">
        <w:rPr>
          <w:rFonts w:ascii="Times New Roman" w:eastAsia="Times New Roman" w:hAnsi="Times New Roman" w:cs="Times New Roman"/>
          <w:lang w:val="en-US"/>
        </w:rPr>
        <w:t xml:space="preserve">Fishbein, M.  &amp; </w:t>
      </w:r>
      <w:proofErr w:type="gramStart"/>
      <w:r w:rsidRPr="00D8073B">
        <w:rPr>
          <w:rFonts w:ascii="Times New Roman" w:eastAsia="Times New Roman" w:hAnsi="Times New Roman" w:cs="Times New Roman"/>
          <w:lang w:val="en-US"/>
        </w:rPr>
        <w:t>Ajzen,  I.</w:t>
      </w:r>
      <w:proofErr w:type="gramEnd"/>
      <w:r w:rsidRPr="00D8073B">
        <w:rPr>
          <w:rFonts w:ascii="Times New Roman" w:eastAsia="Times New Roman" w:hAnsi="Times New Roman" w:cs="Times New Roman"/>
          <w:lang w:val="en-US"/>
        </w:rPr>
        <w:t xml:space="preserve"> (1975).  « </w:t>
      </w:r>
      <w:proofErr w:type="gramStart"/>
      <w:r w:rsidRPr="00D8073B">
        <w:rPr>
          <w:rFonts w:ascii="Times New Roman" w:eastAsia="Times New Roman" w:hAnsi="Times New Roman" w:cs="Times New Roman"/>
          <w:lang w:val="en-US"/>
        </w:rPr>
        <w:t>Belief,  attitude</w:t>
      </w:r>
      <w:proofErr w:type="gramEnd"/>
      <w:r w:rsidRPr="00D8073B">
        <w:rPr>
          <w:rFonts w:ascii="Times New Roman" w:eastAsia="Times New Roman" w:hAnsi="Times New Roman" w:cs="Times New Roman"/>
          <w:lang w:val="en-US"/>
        </w:rPr>
        <w:t>, intention and behavior: an introduction to theory and research», Reading, MA: Addison Wesley.</w:t>
      </w:r>
    </w:p>
    <w:p w14:paraId="3665CC85" w14:textId="77777777" w:rsidR="003F46DA" w:rsidRPr="00D8073B" w:rsidRDefault="00D8073B">
      <w:pPr>
        <w:spacing w:after="0" w:line="240" w:lineRule="auto"/>
        <w:rPr>
          <w:rFonts w:ascii="Times New Roman" w:eastAsia="Times New Roman" w:hAnsi="Times New Roman" w:cs="Times New Roman"/>
          <w:lang w:val="en-US"/>
        </w:rPr>
      </w:pPr>
      <w:r w:rsidRPr="00D8073B">
        <w:rPr>
          <w:rFonts w:ascii="Times New Roman" w:eastAsia="Times New Roman" w:hAnsi="Times New Roman" w:cs="Times New Roman"/>
          <w:lang w:val="en-US"/>
        </w:rPr>
        <w:t xml:space="preserve">Gibson, J. J. (1977). The theory of affordances. </w:t>
      </w:r>
      <w:r w:rsidRPr="00D8073B">
        <w:rPr>
          <w:rFonts w:ascii="Times New Roman" w:eastAsia="Times New Roman" w:hAnsi="Times New Roman" w:cs="Times New Roman"/>
          <w:i/>
          <w:lang w:val="en-US"/>
        </w:rPr>
        <w:t>Hilldale, USA</w:t>
      </w:r>
      <w:r w:rsidRPr="00D8073B">
        <w:rPr>
          <w:rFonts w:ascii="Times New Roman" w:eastAsia="Times New Roman" w:hAnsi="Times New Roman" w:cs="Times New Roman"/>
          <w:lang w:val="en-US"/>
        </w:rPr>
        <w:t xml:space="preserve">, </w:t>
      </w:r>
      <w:r w:rsidRPr="00D8073B">
        <w:rPr>
          <w:rFonts w:ascii="Times New Roman" w:eastAsia="Times New Roman" w:hAnsi="Times New Roman" w:cs="Times New Roman"/>
          <w:i/>
          <w:lang w:val="en-US"/>
        </w:rPr>
        <w:t>1</w:t>
      </w:r>
      <w:r w:rsidRPr="00D8073B">
        <w:rPr>
          <w:rFonts w:ascii="Times New Roman" w:eastAsia="Times New Roman" w:hAnsi="Times New Roman" w:cs="Times New Roman"/>
          <w:lang w:val="en-US"/>
        </w:rPr>
        <w:t>(2), 67-82.</w:t>
      </w:r>
    </w:p>
    <w:p w14:paraId="7A63E68D" w14:textId="77777777" w:rsidR="003F46DA" w:rsidRPr="00D8073B" w:rsidRDefault="003F46DA">
      <w:pPr>
        <w:spacing w:after="0" w:line="240" w:lineRule="auto"/>
        <w:rPr>
          <w:rFonts w:ascii="Times New Roman" w:eastAsia="Times New Roman" w:hAnsi="Times New Roman" w:cs="Times New Roman"/>
          <w:lang w:val="en-US"/>
        </w:rPr>
      </w:pPr>
    </w:p>
    <w:p w14:paraId="3633D5A0" w14:textId="6D6821F4" w:rsidR="00003739" w:rsidRDefault="00003739">
      <w:pPr>
        <w:rPr>
          <w:rFonts w:ascii="Times New Roman" w:eastAsia="Times New Roman" w:hAnsi="Times New Roman" w:cs="Times New Roman"/>
          <w:lang w:val="en-US"/>
        </w:rPr>
      </w:pPr>
      <w:r w:rsidRPr="00003739">
        <w:rPr>
          <w:rFonts w:ascii="Times New Roman" w:eastAsia="Times New Roman" w:hAnsi="Times New Roman" w:cs="Times New Roman"/>
          <w:lang w:val="en-US"/>
        </w:rPr>
        <w:t xml:space="preserve">Harris, N. </w:t>
      </w:r>
      <w:proofErr w:type="gramStart"/>
      <w:r w:rsidRPr="00003739">
        <w:rPr>
          <w:rFonts w:ascii="Times New Roman" w:eastAsia="Times New Roman" w:hAnsi="Times New Roman" w:cs="Times New Roman"/>
          <w:lang w:val="en-US"/>
        </w:rPr>
        <w:t>G. ,</w:t>
      </w:r>
      <w:proofErr w:type="gramEnd"/>
      <w:r w:rsidRPr="00003739">
        <w:rPr>
          <w:rFonts w:ascii="Times New Roman" w:eastAsia="Times New Roman" w:hAnsi="Times New Roman" w:cs="Times New Roman"/>
          <w:lang w:val="en-US"/>
        </w:rPr>
        <w:t xml:space="preserve"> </w:t>
      </w:r>
      <w:proofErr w:type="spellStart"/>
      <w:r w:rsidRPr="00003739">
        <w:rPr>
          <w:rFonts w:ascii="Times New Roman" w:eastAsia="Times New Roman" w:hAnsi="Times New Roman" w:cs="Times New Roman"/>
          <w:lang w:val="en-US"/>
        </w:rPr>
        <w:t>Risan</w:t>
      </w:r>
      <w:proofErr w:type="spellEnd"/>
      <w:r w:rsidRPr="00003739">
        <w:rPr>
          <w:rFonts w:ascii="Times New Roman" w:eastAsia="Times New Roman" w:hAnsi="Times New Roman" w:cs="Times New Roman"/>
          <w:lang w:val="en-US"/>
        </w:rPr>
        <w:t>, Ø , &amp; Schrader, S.-J. (2014b). The impact of differing door widths on passenger movement rates. 53–63. doi:10.2495/CRS140051</w:t>
      </w:r>
    </w:p>
    <w:p w14:paraId="6590A010" w14:textId="77777777" w:rsidR="003F46DA" w:rsidRPr="00D8073B" w:rsidRDefault="00D8073B">
      <w:pPr>
        <w:rPr>
          <w:rFonts w:ascii="Times New Roman" w:eastAsia="Times New Roman" w:hAnsi="Times New Roman" w:cs="Times New Roman"/>
          <w:lang w:val="en-US"/>
        </w:rPr>
      </w:pPr>
      <w:r w:rsidRPr="00D8073B">
        <w:rPr>
          <w:rFonts w:ascii="Times New Roman" w:eastAsia="Times New Roman" w:hAnsi="Times New Roman" w:cs="Times New Roman"/>
          <w:lang w:val="en-US"/>
        </w:rPr>
        <w:t xml:space="preserve">Harris, N. G. (2015, March 2–5). </w:t>
      </w:r>
      <w:r w:rsidRPr="00D8073B">
        <w:rPr>
          <w:rFonts w:ascii="Times New Roman" w:eastAsia="Times New Roman" w:hAnsi="Times New Roman" w:cs="Times New Roman"/>
          <w:i/>
          <w:lang w:val="en-US"/>
        </w:rPr>
        <w:t xml:space="preserve">A European comparison of station stop </w:t>
      </w:r>
      <w:proofErr w:type="gramStart"/>
      <w:r w:rsidRPr="00D8073B">
        <w:rPr>
          <w:rFonts w:ascii="Times New Roman" w:eastAsia="Times New Roman" w:hAnsi="Times New Roman" w:cs="Times New Roman"/>
          <w:i/>
          <w:lang w:val="en-US"/>
        </w:rPr>
        <w:t>delays</w:t>
      </w:r>
      <w:r w:rsidRPr="00D8073B">
        <w:rPr>
          <w:rFonts w:ascii="Times New Roman" w:eastAsia="Times New Roman" w:hAnsi="Times New Roman" w:cs="Times New Roman"/>
          <w:lang w:val="en-US"/>
        </w:rPr>
        <w:t xml:space="preserve"> .</w:t>
      </w:r>
      <w:proofErr w:type="gramEnd"/>
      <w:r w:rsidRPr="00D8073B">
        <w:rPr>
          <w:rFonts w:ascii="Times New Roman" w:eastAsia="Times New Roman" w:hAnsi="Times New Roman" w:cs="Times New Roman"/>
          <w:lang w:val="en-US"/>
        </w:rPr>
        <w:t xml:space="preserve"> International Congress on Advanced Railway Engineering, Istanbul, Turkey.</w:t>
      </w:r>
    </w:p>
    <w:p w14:paraId="785974EE" w14:textId="16BB4CAC" w:rsidR="003F46DA" w:rsidRPr="00D8073B" w:rsidRDefault="00166567">
      <w:pPr>
        <w:rPr>
          <w:rFonts w:ascii="Times New Roman" w:eastAsia="Times New Roman" w:hAnsi="Times New Roman" w:cs="Times New Roman"/>
          <w:lang w:val="en-US"/>
        </w:rPr>
      </w:pPr>
      <w:r w:rsidRPr="00166567">
        <w:rPr>
          <w:rFonts w:ascii="Times New Roman" w:eastAsia="Times New Roman" w:hAnsi="Times New Roman" w:cs="Times New Roman"/>
          <w:lang w:val="en-US"/>
        </w:rPr>
        <w:t xml:space="preserve">Heinz, W. (2003). Passenger service times on trains, theory measurements, and </w:t>
      </w:r>
      <w:proofErr w:type="gramStart"/>
      <w:r w:rsidRPr="00166567">
        <w:rPr>
          <w:rFonts w:ascii="Times New Roman" w:eastAsia="Times New Roman" w:hAnsi="Times New Roman" w:cs="Times New Roman"/>
          <w:lang w:val="en-US"/>
        </w:rPr>
        <w:t>models .</w:t>
      </w:r>
      <w:proofErr w:type="gramEnd"/>
      <w:r w:rsidRPr="00166567">
        <w:rPr>
          <w:rFonts w:ascii="Times New Roman" w:eastAsia="Times New Roman" w:hAnsi="Times New Roman" w:cs="Times New Roman"/>
          <w:lang w:val="en-US"/>
        </w:rPr>
        <w:t xml:space="preserve"> </w:t>
      </w:r>
      <w:proofErr w:type="gramStart"/>
      <w:r w:rsidRPr="00166567">
        <w:rPr>
          <w:rFonts w:ascii="Times New Roman" w:eastAsia="Times New Roman" w:hAnsi="Times New Roman" w:cs="Times New Roman"/>
          <w:lang w:val="en-US"/>
        </w:rPr>
        <w:t>Stockholm :</w:t>
      </w:r>
      <w:proofErr w:type="gramEnd"/>
      <w:r w:rsidRPr="00166567">
        <w:rPr>
          <w:rFonts w:ascii="Times New Roman" w:eastAsia="Times New Roman" w:hAnsi="Times New Roman" w:cs="Times New Roman"/>
          <w:lang w:val="en-US"/>
        </w:rPr>
        <w:t xml:space="preserve"> KTH Royal Institute of Technology.</w:t>
      </w:r>
    </w:p>
    <w:p w14:paraId="1AE7B69D" w14:textId="7D477A0A" w:rsidR="003F46DA" w:rsidRPr="00D8073B" w:rsidRDefault="00166567">
      <w:pPr>
        <w:rPr>
          <w:rFonts w:ascii="Times New Roman" w:eastAsia="Times New Roman" w:hAnsi="Times New Roman" w:cs="Times New Roman"/>
          <w:lang w:val="en-US"/>
        </w:rPr>
      </w:pPr>
      <w:r w:rsidRPr="00166567">
        <w:rPr>
          <w:rFonts w:ascii="Times New Roman" w:eastAsia="Times New Roman" w:hAnsi="Times New Roman" w:cs="Times New Roman"/>
          <w:lang w:val="en-US"/>
        </w:rPr>
        <w:t xml:space="preserve">Hirsch, </w:t>
      </w:r>
      <w:proofErr w:type="gramStart"/>
      <w:r w:rsidRPr="00166567">
        <w:rPr>
          <w:rFonts w:ascii="Times New Roman" w:eastAsia="Times New Roman" w:hAnsi="Times New Roman" w:cs="Times New Roman"/>
          <w:lang w:val="en-US"/>
        </w:rPr>
        <w:t>L. ,</w:t>
      </w:r>
      <w:proofErr w:type="gramEnd"/>
      <w:r w:rsidRPr="00166567">
        <w:rPr>
          <w:rFonts w:ascii="Times New Roman" w:eastAsia="Times New Roman" w:hAnsi="Times New Roman" w:cs="Times New Roman"/>
          <w:lang w:val="en-US"/>
        </w:rPr>
        <w:t xml:space="preserve"> &amp; Thompson, K. (2014). I can sit but I’d rather stand: Commuter’s experience of crowdedness and fellow passenger </w:t>
      </w:r>
      <w:proofErr w:type="spellStart"/>
      <w:r w:rsidRPr="00166567">
        <w:rPr>
          <w:rFonts w:ascii="Times New Roman" w:eastAsia="Times New Roman" w:hAnsi="Times New Roman" w:cs="Times New Roman"/>
          <w:lang w:val="en-US"/>
        </w:rPr>
        <w:t>behaviour</w:t>
      </w:r>
      <w:proofErr w:type="spellEnd"/>
      <w:r w:rsidRPr="00166567">
        <w:rPr>
          <w:rFonts w:ascii="Times New Roman" w:eastAsia="Times New Roman" w:hAnsi="Times New Roman" w:cs="Times New Roman"/>
          <w:lang w:val="en-US"/>
        </w:rPr>
        <w:t xml:space="preserve"> in carriages on Australian metropolitan trains. ATRF 2011 - 34th Australasian Transport Research Forum, January.</w:t>
      </w:r>
    </w:p>
    <w:p w14:paraId="08451653" w14:textId="720CA9D9" w:rsidR="00EE31AF" w:rsidRDefault="00D8073B">
      <w:pPr>
        <w:rPr>
          <w:rFonts w:ascii="Times New Roman" w:eastAsia="Times New Roman" w:hAnsi="Times New Roman" w:cs="Times New Roman"/>
          <w:lang w:val="en-US"/>
        </w:rPr>
      </w:pPr>
      <w:proofErr w:type="spellStart"/>
      <w:r w:rsidRPr="00D8073B">
        <w:rPr>
          <w:rFonts w:ascii="Times New Roman" w:eastAsia="Times New Roman" w:hAnsi="Times New Roman" w:cs="Times New Roman"/>
          <w:lang w:val="en-US"/>
        </w:rPr>
        <w:t>Karekla</w:t>
      </w:r>
      <w:proofErr w:type="spellEnd"/>
      <w:r w:rsidRPr="00D8073B">
        <w:rPr>
          <w:rFonts w:ascii="Times New Roman" w:eastAsia="Times New Roman" w:hAnsi="Times New Roman" w:cs="Times New Roman"/>
          <w:lang w:val="en-US"/>
        </w:rPr>
        <w:t xml:space="preserve">, </w:t>
      </w:r>
      <w:proofErr w:type="gramStart"/>
      <w:r w:rsidRPr="00D8073B">
        <w:rPr>
          <w:rFonts w:ascii="Times New Roman" w:eastAsia="Times New Roman" w:hAnsi="Times New Roman" w:cs="Times New Roman"/>
          <w:lang w:val="en-US"/>
        </w:rPr>
        <w:t>X. ,</w:t>
      </w:r>
      <w:proofErr w:type="gramEnd"/>
      <w:r w:rsidRPr="00D8073B">
        <w:rPr>
          <w:rFonts w:ascii="Times New Roman" w:eastAsia="Times New Roman" w:hAnsi="Times New Roman" w:cs="Times New Roman"/>
          <w:lang w:val="en-US"/>
        </w:rPr>
        <w:t xml:space="preserve"> &amp; Tyler, N. (2012). Reduced dwell times resulting from train-platform improvements: The costs and benefits of improving passenger accessibility to metro trains. </w:t>
      </w:r>
      <w:r w:rsidRPr="00D8073B">
        <w:rPr>
          <w:rFonts w:ascii="Times New Roman" w:eastAsia="Times New Roman" w:hAnsi="Times New Roman" w:cs="Times New Roman"/>
          <w:i/>
          <w:lang w:val="en-US"/>
        </w:rPr>
        <w:t xml:space="preserve">Transportation Planning and </w:t>
      </w:r>
      <w:proofErr w:type="gramStart"/>
      <w:r w:rsidRPr="00D8073B">
        <w:rPr>
          <w:rFonts w:ascii="Times New Roman" w:eastAsia="Times New Roman" w:hAnsi="Times New Roman" w:cs="Times New Roman"/>
          <w:i/>
          <w:lang w:val="en-US"/>
        </w:rPr>
        <w:t>Technology</w:t>
      </w:r>
      <w:r w:rsidRPr="00D8073B">
        <w:rPr>
          <w:rFonts w:ascii="Times New Roman" w:eastAsia="Times New Roman" w:hAnsi="Times New Roman" w:cs="Times New Roman"/>
          <w:lang w:val="en-US"/>
        </w:rPr>
        <w:t xml:space="preserve"> ,</w:t>
      </w:r>
      <w:proofErr w:type="gramEnd"/>
      <w:r w:rsidRPr="00D8073B">
        <w:rPr>
          <w:rFonts w:ascii="Times New Roman" w:eastAsia="Times New Roman" w:hAnsi="Times New Roman" w:cs="Times New Roman"/>
          <w:lang w:val="en-US"/>
        </w:rPr>
        <w:t xml:space="preserve"> </w:t>
      </w:r>
      <w:r w:rsidRPr="00D8073B">
        <w:rPr>
          <w:rFonts w:ascii="Times New Roman" w:eastAsia="Times New Roman" w:hAnsi="Times New Roman" w:cs="Times New Roman"/>
          <w:i/>
          <w:lang w:val="en-US"/>
        </w:rPr>
        <w:t>35</w:t>
      </w:r>
      <w:r w:rsidRPr="00D8073B">
        <w:rPr>
          <w:rFonts w:ascii="Times New Roman" w:eastAsia="Times New Roman" w:hAnsi="Times New Roman" w:cs="Times New Roman"/>
          <w:lang w:val="en-US"/>
        </w:rPr>
        <w:t xml:space="preserve"> (5), 525–543. doi:10.1080/03081060.2012.693267</w:t>
      </w:r>
    </w:p>
    <w:p w14:paraId="6DEF0647" w14:textId="77777777" w:rsidR="00EE31AF" w:rsidRPr="00EE31AF" w:rsidRDefault="00EE31AF" w:rsidP="00EE31AF">
      <w:pPr>
        <w:spacing w:after="0"/>
        <w:jc w:val="both"/>
        <w:rPr>
          <w:rFonts w:ascii="Times New Roman" w:eastAsia="Times New Roman" w:hAnsi="Times New Roman" w:cs="Times New Roman"/>
          <w:lang w:val="en-US"/>
        </w:rPr>
      </w:pPr>
      <w:proofErr w:type="spellStart"/>
      <w:r w:rsidRPr="00EE31AF">
        <w:rPr>
          <w:rFonts w:ascii="Times New Roman" w:eastAsia="Times New Roman" w:hAnsi="Times New Roman" w:cs="Times New Roman"/>
          <w:lang w:val="en-US"/>
        </w:rPr>
        <w:t>Klöckner</w:t>
      </w:r>
      <w:proofErr w:type="spellEnd"/>
      <w:r w:rsidRPr="00EE31AF">
        <w:rPr>
          <w:rFonts w:ascii="Times New Roman" w:eastAsia="Times New Roman" w:hAnsi="Times New Roman" w:cs="Times New Roman"/>
          <w:lang w:val="en-US"/>
        </w:rPr>
        <w:t xml:space="preserve">, C. A., &amp; </w:t>
      </w:r>
      <w:proofErr w:type="spellStart"/>
      <w:r w:rsidRPr="00EE31AF">
        <w:rPr>
          <w:rFonts w:ascii="Times New Roman" w:eastAsia="Times New Roman" w:hAnsi="Times New Roman" w:cs="Times New Roman"/>
          <w:lang w:val="en-US"/>
        </w:rPr>
        <w:t>Friedrichsmeier</w:t>
      </w:r>
      <w:proofErr w:type="spellEnd"/>
      <w:r w:rsidRPr="00EE31AF">
        <w:rPr>
          <w:rFonts w:ascii="Times New Roman" w:eastAsia="Times New Roman" w:hAnsi="Times New Roman" w:cs="Times New Roman"/>
          <w:lang w:val="en-US"/>
        </w:rPr>
        <w:t>, T. (2011). A multi-level approach to travel mode choice –</w:t>
      </w:r>
    </w:p>
    <w:p w14:paraId="05D0D393" w14:textId="77777777" w:rsidR="00EE31AF" w:rsidRPr="00EE31AF" w:rsidRDefault="00EE31AF" w:rsidP="00EE31AF">
      <w:pPr>
        <w:spacing w:after="0"/>
        <w:jc w:val="both"/>
        <w:rPr>
          <w:rFonts w:ascii="Times New Roman" w:eastAsia="Times New Roman" w:hAnsi="Times New Roman" w:cs="Times New Roman"/>
          <w:lang w:val="en-US"/>
        </w:rPr>
      </w:pPr>
      <w:r w:rsidRPr="00EE31AF">
        <w:rPr>
          <w:rFonts w:ascii="Times New Roman" w:eastAsia="Times New Roman" w:hAnsi="Times New Roman" w:cs="Times New Roman"/>
          <w:lang w:val="en-US"/>
        </w:rPr>
        <w:t>How person characteristics and situation specific aspects determine car use in a</w:t>
      </w:r>
    </w:p>
    <w:p w14:paraId="37515298" w14:textId="77777777" w:rsidR="00EE31AF" w:rsidRPr="00EE31AF" w:rsidRDefault="00EE31AF" w:rsidP="00EE31AF">
      <w:pPr>
        <w:spacing w:after="0"/>
        <w:jc w:val="both"/>
        <w:rPr>
          <w:rFonts w:ascii="Times New Roman" w:eastAsia="Times New Roman" w:hAnsi="Times New Roman" w:cs="Times New Roman"/>
          <w:lang w:val="en-US"/>
        </w:rPr>
      </w:pPr>
      <w:r w:rsidRPr="00EE31AF">
        <w:rPr>
          <w:rFonts w:ascii="Times New Roman" w:eastAsia="Times New Roman" w:hAnsi="Times New Roman" w:cs="Times New Roman"/>
          <w:lang w:val="en-US"/>
        </w:rPr>
        <w:t xml:space="preserve">student sample. Transportation Research Part F: Traffic Psychology and </w:t>
      </w:r>
      <w:proofErr w:type="spellStart"/>
      <w:r w:rsidRPr="00EE31AF">
        <w:rPr>
          <w:rFonts w:ascii="Times New Roman" w:eastAsia="Times New Roman" w:hAnsi="Times New Roman" w:cs="Times New Roman"/>
          <w:lang w:val="en-US"/>
        </w:rPr>
        <w:t>Behaviour</w:t>
      </w:r>
      <w:proofErr w:type="spellEnd"/>
      <w:r w:rsidRPr="00EE31AF">
        <w:rPr>
          <w:rFonts w:ascii="Times New Roman" w:eastAsia="Times New Roman" w:hAnsi="Times New Roman" w:cs="Times New Roman"/>
          <w:lang w:val="en-US"/>
        </w:rPr>
        <w:t>,</w:t>
      </w:r>
    </w:p>
    <w:p w14:paraId="6ADCEA68" w14:textId="45DA60CB" w:rsidR="00EE31AF" w:rsidRDefault="00EE31AF" w:rsidP="00EE31AF">
      <w:pPr>
        <w:spacing w:after="0"/>
        <w:jc w:val="both"/>
        <w:rPr>
          <w:rFonts w:ascii="Times New Roman" w:eastAsia="Times New Roman" w:hAnsi="Times New Roman" w:cs="Times New Roman"/>
          <w:lang w:val="en-US"/>
        </w:rPr>
      </w:pPr>
      <w:r w:rsidRPr="00EE31AF">
        <w:rPr>
          <w:rFonts w:ascii="Times New Roman" w:eastAsia="Times New Roman" w:hAnsi="Times New Roman" w:cs="Times New Roman"/>
          <w:lang w:val="en-US"/>
        </w:rPr>
        <w:t>14(4), 261–277. doi:10.1016/j.trf.2011.01.006</w:t>
      </w:r>
    </w:p>
    <w:p w14:paraId="21062527" w14:textId="77777777" w:rsidR="00EE31AF" w:rsidRPr="00D8073B" w:rsidRDefault="00EE31AF" w:rsidP="00EE31AF">
      <w:pPr>
        <w:spacing w:after="0"/>
        <w:jc w:val="both"/>
        <w:rPr>
          <w:rFonts w:ascii="Times New Roman" w:eastAsia="Times New Roman" w:hAnsi="Times New Roman" w:cs="Times New Roman"/>
          <w:lang w:val="en-US"/>
        </w:rPr>
      </w:pPr>
    </w:p>
    <w:p w14:paraId="55FA4B30" w14:textId="77777777" w:rsidR="003F46DA" w:rsidRDefault="00D8073B">
      <w:pPr>
        <w:spacing w:after="0" w:line="240" w:lineRule="auto"/>
        <w:rPr>
          <w:rFonts w:ascii="Times New Roman" w:eastAsia="Times New Roman" w:hAnsi="Times New Roman" w:cs="Times New Roman"/>
          <w:lang w:val="en-US"/>
        </w:rPr>
      </w:pPr>
      <w:proofErr w:type="spellStart"/>
      <w:r w:rsidRPr="00D8073B">
        <w:rPr>
          <w:rFonts w:ascii="Times New Roman" w:eastAsia="Times New Roman" w:hAnsi="Times New Roman" w:cs="Times New Roman"/>
          <w:lang w:val="en-US"/>
        </w:rPr>
        <w:t>Kuipers</w:t>
      </w:r>
      <w:proofErr w:type="spellEnd"/>
      <w:r w:rsidRPr="00D8073B">
        <w:rPr>
          <w:rFonts w:ascii="Times New Roman" w:eastAsia="Times New Roman" w:hAnsi="Times New Roman" w:cs="Times New Roman"/>
          <w:lang w:val="en-US"/>
        </w:rPr>
        <w:t xml:space="preserve">, R. A., </w:t>
      </w:r>
      <w:proofErr w:type="spellStart"/>
      <w:r w:rsidRPr="00D8073B">
        <w:rPr>
          <w:rFonts w:ascii="Times New Roman" w:eastAsia="Times New Roman" w:hAnsi="Times New Roman" w:cs="Times New Roman"/>
          <w:lang w:val="en-US"/>
        </w:rPr>
        <w:t>Palmqvist</w:t>
      </w:r>
      <w:proofErr w:type="spellEnd"/>
      <w:r w:rsidRPr="00D8073B">
        <w:rPr>
          <w:rFonts w:ascii="Times New Roman" w:eastAsia="Times New Roman" w:hAnsi="Times New Roman" w:cs="Times New Roman"/>
          <w:lang w:val="en-US"/>
        </w:rPr>
        <w:t xml:space="preserve">, C. W., Olsson, N. O., &amp; </w:t>
      </w:r>
      <w:proofErr w:type="spellStart"/>
      <w:r w:rsidRPr="00D8073B">
        <w:rPr>
          <w:rFonts w:ascii="Times New Roman" w:eastAsia="Times New Roman" w:hAnsi="Times New Roman" w:cs="Times New Roman"/>
          <w:lang w:val="en-US"/>
        </w:rPr>
        <w:t>Winslott</w:t>
      </w:r>
      <w:proofErr w:type="spellEnd"/>
      <w:r w:rsidRPr="00D8073B">
        <w:rPr>
          <w:rFonts w:ascii="Times New Roman" w:eastAsia="Times New Roman" w:hAnsi="Times New Roman" w:cs="Times New Roman"/>
          <w:lang w:val="en-US"/>
        </w:rPr>
        <w:t xml:space="preserve"> </w:t>
      </w:r>
      <w:proofErr w:type="spellStart"/>
      <w:r w:rsidRPr="00D8073B">
        <w:rPr>
          <w:rFonts w:ascii="Times New Roman" w:eastAsia="Times New Roman" w:hAnsi="Times New Roman" w:cs="Times New Roman"/>
          <w:lang w:val="en-US"/>
        </w:rPr>
        <w:t>Hiselius</w:t>
      </w:r>
      <w:proofErr w:type="spellEnd"/>
      <w:r w:rsidRPr="00D8073B">
        <w:rPr>
          <w:rFonts w:ascii="Times New Roman" w:eastAsia="Times New Roman" w:hAnsi="Times New Roman" w:cs="Times New Roman"/>
          <w:lang w:val="en-US"/>
        </w:rPr>
        <w:t xml:space="preserve">, L. (2021). The passenger’s influence on dwell times at station platforms: a literature review. </w:t>
      </w:r>
      <w:r w:rsidRPr="00D8073B">
        <w:rPr>
          <w:rFonts w:ascii="Times New Roman" w:eastAsia="Times New Roman" w:hAnsi="Times New Roman" w:cs="Times New Roman"/>
          <w:i/>
          <w:lang w:val="en-US"/>
        </w:rPr>
        <w:t>Transport Reviews</w:t>
      </w:r>
      <w:r w:rsidRPr="00D8073B">
        <w:rPr>
          <w:rFonts w:ascii="Times New Roman" w:eastAsia="Times New Roman" w:hAnsi="Times New Roman" w:cs="Times New Roman"/>
          <w:lang w:val="en-US"/>
        </w:rPr>
        <w:t>, 1-21.</w:t>
      </w:r>
    </w:p>
    <w:p w14:paraId="15344515" w14:textId="77777777" w:rsidR="00EE31AF" w:rsidRPr="00D8073B" w:rsidRDefault="00EE31AF">
      <w:pPr>
        <w:spacing w:after="0" w:line="240" w:lineRule="auto"/>
        <w:rPr>
          <w:rFonts w:ascii="Times New Roman" w:eastAsia="Times New Roman" w:hAnsi="Times New Roman" w:cs="Times New Roman"/>
          <w:lang w:val="en-US"/>
        </w:rPr>
      </w:pPr>
    </w:p>
    <w:p w14:paraId="7E23579C" w14:textId="77777777" w:rsidR="003F46DA" w:rsidRDefault="00D8073B">
      <w:pPr>
        <w:jc w:val="both"/>
        <w:rPr>
          <w:rFonts w:ascii="Times New Roman" w:eastAsia="Times New Roman" w:hAnsi="Times New Roman" w:cs="Times New Roman"/>
        </w:rPr>
      </w:pPr>
      <w:r w:rsidRPr="00D8073B">
        <w:rPr>
          <w:rFonts w:ascii="Times New Roman" w:eastAsia="Times New Roman" w:hAnsi="Times New Roman" w:cs="Times New Roman"/>
          <w:lang w:val="en-US"/>
        </w:rPr>
        <w:t xml:space="preserve">Pin </w:t>
      </w:r>
      <w:proofErr w:type="spellStart"/>
      <w:r w:rsidRPr="00D8073B">
        <w:rPr>
          <w:rFonts w:ascii="Times New Roman" w:eastAsia="Times New Roman" w:hAnsi="Times New Roman" w:cs="Times New Roman"/>
          <w:lang w:val="en-US"/>
        </w:rPr>
        <w:t>Meissonnier</w:t>
      </w:r>
      <w:proofErr w:type="spellEnd"/>
      <w:r w:rsidRPr="00D8073B">
        <w:rPr>
          <w:rFonts w:ascii="Times New Roman" w:eastAsia="Times New Roman" w:hAnsi="Times New Roman" w:cs="Times New Roman"/>
          <w:lang w:val="en-US"/>
        </w:rPr>
        <w:t xml:space="preserve">, J. (2016). The multimodal transportation hubs are also places for waiting. Is it the node of problems for people with a mental, a cognitive or a psychological disability? </w:t>
      </w:r>
      <w:r>
        <w:rPr>
          <w:rFonts w:ascii="Times New Roman" w:eastAsia="Times New Roman" w:hAnsi="Times New Roman" w:cs="Times New Roman"/>
        </w:rPr>
        <w:t>Espace Populations Sociétés, Centre National de la Recherche Scientifique, 2016, 10.4000/eps.6298. halshs-01777434</w:t>
      </w:r>
    </w:p>
    <w:p w14:paraId="2CE50072" w14:textId="77777777" w:rsidR="003F46DA" w:rsidRDefault="00D8073B">
      <w:pPr>
        <w:rPr>
          <w:rFonts w:ascii="Times New Roman" w:eastAsia="Times New Roman" w:hAnsi="Times New Roman" w:cs="Times New Roman"/>
          <w:lang w:val="en-US"/>
        </w:rPr>
      </w:pPr>
      <w:proofErr w:type="spellStart"/>
      <w:proofErr w:type="gramStart"/>
      <w:r w:rsidRPr="00D8073B">
        <w:rPr>
          <w:rFonts w:ascii="Times New Roman" w:eastAsia="Times New Roman" w:hAnsi="Times New Roman" w:cs="Times New Roman"/>
          <w:lang w:val="en-US"/>
        </w:rPr>
        <w:t>Maricq</w:t>
      </w:r>
      <w:proofErr w:type="spellEnd"/>
      <w:r w:rsidRPr="00D8073B">
        <w:rPr>
          <w:rFonts w:ascii="Times New Roman" w:eastAsia="Times New Roman" w:hAnsi="Times New Roman" w:cs="Times New Roman"/>
          <w:lang w:val="en-US"/>
        </w:rPr>
        <w:t xml:space="preserve">  A.</w:t>
      </w:r>
      <w:proofErr w:type="gramEnd"/>
      <w:r w:rsidRPr="00D8073B">
        <w:rPr>
          <w:rFonts w:ascii="Times New Roman" w:eastAsia="Times New Roman" w:hAnsi="Times New Roman" w:cs="Times New Roman"/>
          <w:lang w:val="en-US"/>
        </w:rPr>
        <w:t xml:space="preserve">  V.</w:t>
      </w:r>
      <w:proofErr w:type="gramStart"/>
      <w:r w:rsidRPr="00D8073B">
        <w:rPr>
          <w:rFonts w:ascii="Times New Roman" w:eastAsia="Times New Roman" w:hAnsi="Times New Roman" w:cs="Times New Roman"/>
          <w:lang w:val="en-US"/>
        </w:rPr>
        <w:t>,  Roberts</w:t>
      </w:r>
      <w:proofErr w:type="gramEnd"/>
      <w:r w:rsidRPr="00D8073B">
        <w:rPr>
          <w:rFonts w:ascii="Times New Roman" w:eastAsia="Times New Roman" w:hAnsi="Times New Roman" w:cs="Times New Roman"/>
          <w:lang w:val="en-US"/>
        </w:rPr>
        <w:t xml:space="preserve">  S.,  Church,  R.  M.  (1981).  </w:t>
      </w:r>
      <w:proofErr w:type="spellStart"/>
      <w:proofErr w:type="gramStart"/>
      <w:r w:rsidRPr="00D8073B">
        <w:rPr>
          <w:rFonts w:ascii="Times New Roman" w:eastAsia="Times New Roman" w:hAnsi="Times New Roman" w:cs="Times New Roman"/>
          <w:lang w:val="en-US"/>
        </w:rPr>
        <w:t>Metamphetamine</w:t>
      </w:r>
      <w:proofErr w:type="spellEnd"/>
      <w:r w:rsidRPr="00D8073B">
        <w:rPr>
          <w:rFonts w:ascii="Times New Roman" w:eastAsia="Times New Roman" w:hAnsi="Times New Roman" w:cs="Times New Roman"/>
          <w:lang w:val="en-US"/>
        </w:rPr>
        <w:t xml:space="preserve">  and</w:t>
      </w:r>
      <w:proofErr w:type="gramEnd"/>
      <w:r w:rsidRPr="00D8073B">
        <w:rPr>
          <w:rFonts w:ascii="Times New Roman" w:eastAsia="Times New Roman" w:hAnsi="Times New Roman" w:cs="Times New Roman"/>
          <w:lang w:val="en-US"/>
        </w:rPr>
        <w:t xml:space="preserve">  time  estimation. </w:t>
      </w:r>
      <w:proofErr w:type="gramStart"/>
      <w:r w:rsidRPr="00D8073B">
        <w:rPr>
          <w:rFonts w:ascii="Times New Roman" w:eastAsia="Times New Roman" w:hAnsi="Times New Roman" w:cs="Times New Roman"/>
          <w:lang w:val="en-US"/>
        </w:rPr>
        <w:t>Journal  of</w:t>
      </w:r>
      <w:proofErr w:type="gramEnd"/>
      <w:r w:rsidRPr="00D8073B">
        <w:rPr>
          <w:rFonts w:ascii="Times New Roman" w:eastAsia="Times New Roman" w:hAnsi="Times New Roman" w:cs="Times New Roman"/>
          <w:lang w:val="en-US"/>
        </w:rPr>
        <w:t xml:space="preserve"> Experimental Psychology: Animal Behavior Processes7, 18–30.</w:t>
      </w:r>
    </w:p>
    <w:p w14:paraId="7C772B75" w14:textId="6FA0E62F" w:rsidR="00AD1227" w:rsidRPr="00D8073B" w:rsidRDefault="00AD1227">
      <w:pPr>
        <w:rPr>
          <w:rFonts w:ascii="Times New Roman" w:eastAsia="Times New Roman" w:hAnsi="Times New Roman" w:cs="Times New Roman"/>
          <w:lang w:val="en-US"/>
        </w:rPr>
      </w:pPr>
      <w:r w:rsidRPr="003607A4">
        <w:rPr>
          <w:rFonts w:ascii="Times New Roman" w:eastAsia="Times New Roman" w:hAnsi="Times New Roman" w:cs="Times New Roman"/>
          <w:lang w:val="en-US"/>
        </w:rPr>
        <w:t xml:space="preserve">Neville, F. G., &amp; Reicher, S. D. (2018). </w:t>
      </w:r>
      <w:r w:rsidRPr="00AD1227">
        <w:rPr>
          <w:rFonts w:ascii="Times New Roman" w:eastAsia="Times New Roman" w:hAnsi="Times New Roman" w:cs="Times New Roman"/>
          <w:lang w:val="en-US"/>
        </w:rPr>
        <w:t xml:space="preserve">Crowds, social identities, and the shaping of everyday social </w:t>
      </w:r>
      <w:proofErr w:type="spellStart"/>
      <w:r w:rsidRPr="00AD1227">
        <w:rPr>
          <w:rFonts w:ascii="Times New Roman" w:eastAsia="Times New Roman" w:hAnsi="Times New Roman" w:cs="Times New Roman"/>
          <w:lang w:val="en-US"/>
        </w:rPr>
        <w:t>rela-tions</w:t>
      </w:r>
      <w:proofErr w:type="spellEnd"/>
      <w:r w:rsidRPr="00AD1227">
        <w:rPr>
          <w:rFonts w:ascii="Times New Roman" w:eastAsia="Times New Roman" w:hAnsi="Times New Roman" w:cs="Times New Roman"/>
          <w:lang w:val="en-US"/>
        </w:rPr>
        <w:t xml:space="preserve">. In C. J. Hewer &amp; E. Lyons (Eds.), Political </w:t>
      </w:r>
      <w:proofErr w:type="spellStart"/>
      <w:r w:rsidRPr="00AD1227">
        <w:rPr>
          <w:rFonts w:ascii="Times New Roman" w:eastAsia="Times New Roman" w:hAnsi="Times New Roman" w:cs="Times New Roman"/>
          <w:lang w:val="en-US"/>
        </w:rPr>
        <w:t>psy-chology</w:t>
      </w:r>
      <w:proofErr w:type="spellEnd"/>
      <w:r w:rsidRPr="00AD1227">
        <w:rPr>
          <w:rFonts w:ascii="Times New Roman" w:eastAsia="Times New Roman" w:hAnsi="Times New Roman" w:cs="Times New Roman"/>
          <w:lang w:val="en-US"/>
        </w:rPr>
        <w:t>: A social psychological approach (pp. 231–252). Wiley.  https://doi.org/10.1002/9781118982365.ch12</w:t>
      </w:r>
    </w:p>
    <w:p w14:paraId="684EEA28" w14:textId="77777777" w:rsidR="003F46DA" w:rsidRDefault="00D8073B">
      <w:pPr>
        <w:rPr>
          <w:rFonts w:ascii="Times New Roman" w:eastAsia="Times New Roman" w:hAnsi="Times New Roman" w:cs="Times New Roman"/>
          <w:color w:val="0563C1"/>
          <w:u w:val="single"/>
        </w:rPr>
      </w:pPr>
      <w:proofErr w:type="spellStart"/>
      <w:r w:rsidRPr="00D8073B">
        <w:rPr>
          <w:rFonts w:ascii="Times New Roman" w:eastAsia="Times New Roman" w:hAnsi="Times New Roman" w:cs="Times New Roman"/>
          <w:lang w:val="en-US"/>
        </w:rPr>
        <w:lastRenderedPageBreak/>
        <w:t>Novelli</w:t>
      </w:r>
      <w:proofErr w:type="spellEnd"/>
      <w:r w:rsidRPr="00D8073B">
        <w:rPr>
          <w:rFonts w:ascii="Times New Roman" w:eastAsia="Times New Roman" w:hAnsi="Times New Roman" w:cs="Times New Roman"/>
          <w:lang w:val="en-US"/>
        </w:rPr>
        <w:t xml:space="preserve">, D., Drury, J., Reicher, S., Stott, C. (2013). Crowdedness mediates the effect of social identification on positive emotion in a crowd: A survey of two crowd events. </w:t>
      </w:r>
      <w:proofErr w:type="spellStart"/>
      <w:r w:rsidRPr="00D8073B">
        <w:rPr>
          <w:rFonts w:ascii="Times New Roman" w:eastAsia="Times New Roman" w:hAnsi="Times New Roman" w:cs="Times New Roman"/>
          <w:lang w:val="en-US"/>
        </w:rPr>
        <w:t>PLoS</w:t>
      </w:r>
      <w:proofErr w:type="spellEnd"/>
      <w:r w:rsidRPr="00D8073B">
        <w:rPr>
          <w:rFonts w:ascii="Times New Roman" w:eastAsia="Times New Roman" w:hAnsi="Times New Roman" w:cs="Times New Roman"/>
          <w:lang w:val="en-US"/>
        </w:rPr>
        <w:t xml:space="preserve"> One, 8, Article e78983. </w:t>
      </w:r>
      <w:hyperlink r:id="rId11">
        <w:r w:rsidRPr="00D8073B">
          <w:rPr>
            <w:rFonts w:ascii="Times New Roman" w:eastAsia="Times New Roman" w:hAnsi="Times New Roman" w:cs="Times New Roman"/>
            <w:color w:val="0563C1"/>
            <w:u w:val="single"/>
            <w:lang w:val="en-US"/>
          </w:rPr>
          <w:t>https://doi.org/10.1371/journal.pone.0078983</w:t>
        </w:r>
      </w:hyperlink>
    </w:p>
    <w:p w14:paraId="4EEB8A3F" w14:textId="3A369CB0" w:rsidR="00003739" w:rsidRDefault="00003739">
      <w:pPr>
        <w:rPr>
          <w:rFonts w:ascii="Times New Roman" w:eastAsia="Times New Roman" w:hAnsi="Times New Roman" w:cs="Times New Roman"/>
          <w:lang w:val="en-US"/>
        </w:rPr>
      </w:pPr>
      <w:proofErr w:type="spellStart"/>
      <w:r w:rsidRPr="00003739">
        <w:rPr>
          <w:rFonts w:ascii="Times New Roman" w:eastAsia="Times New Roman" w:hAnsi="Times New Roman" w:cs="Times New Roman"/>
        </w:rPr>
        <w:t>Seriani</w:t>
      </w:r>
      <w:proofErr w:type="spellEnd"/>
      <w:r w:rsidRPr="00003739">
        <w:rPr>
          <w:rFonts w:ascii="Times New Roman" w:eastAsia="Times New Roman" w:hAnsi="Times New Roman" w:cs="Times New Roman"/>
        </w:rPr>
        <w:t xml:space="preserve">, </w:t>
      </w:r>
      <w:proofErr w:type="gramStart"/>
      <w:r w:rsidRPr="00003739">
        <w:rPr>
          <w:rFonts w:ascii="Times New Roman" w:eastAsia="Times New Roman" w:hAnsi="Times New Roman" w:cs="Times New Roman"/>
        </w:rPr>
        <w:t>S. ,</w:t>
      </w:r>
      <w:proofErr w:type="gramEnd"/>
      <w:r w:rsidRPr="00003739">
        <w:rPr>
          <w:rFonts w:ascii="Times New Roman" w:eastAsia="Times New Roman" w:hAnsi="Times New Roman" w:cs="Times New Roman"/>
        </w:rPr>
        <w:t xml:space="preserve"> </w:t>
      </w:r>
      <w:proofErr w:type="spellStart"/>
      <w:r w:rsidRPr="00003739">
        <w:rPr>
          <w:rFonts w:ascii="Times New Roman" w:eastAsia="Times New Roman" w:hAnsi="Times New Roman" w:cs="Times New Roman"/>
        </w:rPr>
        <w:t>Fujiyama</w:t>
      </w:r>
      <w:proofErr w:type="spellEnd"/>
      <w:r w:rsidRPr="00003739">
        <w:rPr>
          <w:rFonts w:ascii="Times New Roman" w:eastAsia="Times New Roman" w:hAnsi="Times New Roman" w:cs="Times New Roman"/>
        </w:rPr>
        <w:t xml:space="preserve">, T. , &amp; de Ana </w:t>
      </w:r>
      <w:proofErr w:type="spellStart"/>
      <w:r w:rsidRPr="00003739">
        <w:rPr>
          <w:rFonts w:ascii="Times New Roman" w:eastAsia="Times New Roman" w:hAnsi="Times New Roman" w:cs="Times New Roman"/>
        </w:rPr>
        <w:t>Rodríguez</w:t>
      </w:r>
      <w:proofErr w:type="spellEnd"/>
      <w:r w:rsidRPr="00003739">
        <w:rPr>
          <w:rFonts w:ascii="Times New Roman" w:eastAsia="Times New Roman" w:hAnsi="Times New Roman" w:cs="Times New Roman"/>
        </w:rPr>
        <w:t xml:space="preserve">, G. (2016b). </w:t>
      </w:r>
      <w:r w:rsidRPr="00003739">
        <w:rPr>
          <w:rFonts w:ascii="Times New Roman" w:eastAsia="Times New Roman" w:hAnsi="Times New Roman" w:cs="Times New Roman"/>
          <w:lang w:val="en-US"/>
        </w:rPr>
        <w:t xml:space="preserve">Boarding and Alighting Matrix on </w:t>
      </w:r>
      <w:proofErr w:type="spellStart"/>
      <w:r w:rsidRPr="00003739">
        <w:rPr>
          <w:rFonts w:ascii="Times New Roman" w:eastAsia="Times New Roman" w:hAnsi="Times New Roman" w:cs="Times New Roman"/>
          <w:lang w:val="en-US"/>
        </w:rPr>
        <w:t>Behaviour</w:t>
      </w:r>
      <w:proofErr w:type="spellEnd"/>
      <w:r w:rsidRPr="00003739">
        <w:rPr>
          <w:rFonts w:ascii="Times New Roman" w:eastAsia="Times New Roman" w:hAnsi="Times New Roman" w:cs="Times New Roman"/>
          <w:lang w:val="en-US"/>
        </w:rPr>
        <w:t xml:space="preserve"> and Interaction at the Platform Train Interface. Rail Research UK Association (RRUKA) 2016 Annual Conference, November.</w:t>
      </w:r>
    </w:p>
    <w:p w14:paraId="6A1CCAB9" w14:textId="5CD3B152" w:rsidR="004C2BBC" w:rsidRPr="00D8073B" w:rsidRDefault="004C2BBC">
      <w:pPr>
        <w:rPr>
          <w:rFonts w:ascii="Times New Roman" w:eastAsia="Times New Roman" w:hAnsi="Times New Roman" w:cs="Times New Roman"/>
          <w:lang w:val="en-US"/>
        </w:rPr>
      </w:pPr>
      <w:proofErr w:type="spellStart"/>
      <w:r w:rsidRPr="004C2BBC">
        <w:rPr>
          <w:rFonts w:ascii="Times New Roman" w:eastAsia="Times New Roman" w:hAnsi="Times New Roman" w:cs="Times New Roman"/>
          <w:lang w:val="en-US"/>
        </w:rPr>
        <w:t>Sherif</w:t>
      </w:r>
      <w:proofErr w:type="spellEnd"/>
      <w:r w:rsidRPr="004C2BBC">
        <w:rPr>
          <w:rFonts w:ascii="Times New Roman" w:eastAsia="Times New Roman" w:hAnsi="Times New Roman" w:cs="Times New Roman"/>
          <w:lang w:val="en-US"/>
        </w:rPr>
        <w:t>, M. (1954). Experimental study of positive and negative intergroup attitudes between experimentally produced groups: robbers cave study.</w:t>
      </w:r>
    </w:p>
    <w:p w14:paraId="3679EB15" w14:textId="77777777" w:rsidR="003F46DA" w:rsidRPr="00D8073B" w:rsidRDefault="00D8073B">
      <w:pPr>
        <w:spacing w:after="0" w:line="240" w:lineRule="auto"/>
        <w:rPr>
          <w:rFonts w:ascii="Times New Roman" w:eastAsia="Times New Roman" w:hAnsi="Times New Roman" w:cs="Times New Roman"/>
          <w:lang w:val="en-US"/>
        </w:rPr>
      </w:pPr>
      <w:r w:rsidRPr="00D8073B">
        <w:rPr>
          <w:rFonts w:ascii="Times New Roman" w:eastAsia="Times New Roman" w:hAnsi="Times New Roman" w:cs="Times New Roman"/>
          <w:lang w:val="en-US"/>
        </w:rPr>
        <w:t xml:space="preserve">Tajfel, H. (1974). Social identity and intergroup </w:t>
      </w:r>
      <w:proofErr w:type="spellStart"/>
      <w:r w:rsidRPr="00D8073B">
        <w:rPr>
          <w:rFonts w:ascii="Times New Roman" w:eastAsia="Times New Roman" w:hAnsi="Times New Roman" w:cs="Times New Roman"/>
          <w:lang w:val="en-US"/>
        </w:rPr>
        <w:t>behaviour</w:t>
      </w:r>
      <w:proofErr w:type="spellEnd"/>
      <w:r w:rsidRPr="00D8073B">
        <w:rPr>
          <w:rFonts w:ascii="Times New Roman" w:eastAsia="Times New Roman" w:hAnsi="Times New Roman" w:cs="Times New Roman"/>
          <w:lang w:val="en-US"/>
        </w:rPr>
        <w:t xml:space="preserve">. </w:t>
      </w:r>
      <w:r w:rsidRPr="00D8073B">
        <w:rPr>
          <w:rFonts w:ascii="Times New Roman" w:eastAsia="Times New Roman" w:hAnsi="Times New Roman" w:cs="Times New Roman"/>
          <w:i/>
          <w:lang w:val="en-US"/>
        </w:rPr>
        <w:t>Social science information</w:t>
      </w:r>
      <w:r w:rsidRPr="00D8073B">
        <w:rPr>
          <w:rFonts w:ascii="Times New Roman" w:eastAsia="Times New Roman" w:hAnsi="Times New Roman" w:cs="Times New Roman"/>
          <w:lang w:val="en-US"/>
        </w:rPr>
        <w:t xml:space="preserve">, </w:t>
      </w:r>
      <w:r w:rsidRPr="00D8073B">
        <w:rPr>
          <w:rFonts w:ascii="Times New Roman" w:eastAsia="Times New Roman" w:hAnsi="Times New Roman" w:cs="Times New Roman"/>
          <w:i/>
          <w:lang w:val="en-US"/>
        </w:rPr>
        <w:t>13</w:t>
      </w:r>
      <w:r w:rsidRPr="00D8073B">
        <w:rPr>
          <w:rFonts w:ascii="Times New Roman" w:eastAsia="Times New Roman" w:hAnsi="Times New Roman" w:cs="Times New Roman"/>
          <w:lang w:val="en-US"/>
        </w:rPr>
        <w:t>(2), 65-93.</w:t>
      </w:r>
    </w:p>
    <w:p w14:paraId="7E3C4357" w14:textId="77777777" w:rsidR="003F46DA" w:rsidRPr="00D8073B" w:rsidRDefault="00D8073B">
      <w:pPr>
        <w:spacing w:after="0" w:line="240" w:lineRule="auto"/>
        <w:rPr>
          <w:rFonts w:ascii="Times New Roman" w:eastAsia="Times New Roman" w:hAnsi="Times New Roman" w:cs="Times New Roman"/>
          <w:lang w:val="en-US"/>
        </w:rPr>
      </w:pPr>
      <w:r w:rsidRPr="00D8073B">
        <w:rPr>
          <w:rFonts w:ascii="Times New Roman" w:eastAsia="Times New Roman" w:hAnsi="Times New Roman" w:cs="Times New Roman"/>
          <w:lang w:val="en-US"/>
        </w:rPr>
        <w:t xml:space="preserve">Templeton, A., Drury, J., &amp; </w:t>
      </w:r>
      <w:proofErr w:type="spellStart"/>
      <w:r w:rsidRPr="00D8073B">
        <w:rPr>
          <w:rFonts w:ascii="Times New Roman" w:eastAsia="Times New Roman" w:hAnsi="Times New Roman" w:cs="Times New Roman"/>
          <w:lang w:val="en-US"/>
        </w:rPr>
        <w:t>Philippides</w:t>
      </w:r>
      <w:proofErr w:type="spellEnd"/>
      <w:r w:rsidRPr="00D8073B">
        <w:rPr>
          <w:rFonts w:ascii="Times New Roman" w:eastAsia="Times New Roman" w:hAnsi="Times New Roman" w:cs="Times New Roman"/>
          <w:lang w:val="en-US"/>
        </w:rPr>
        <w:t xml:space="preserve">, A. (2015). From mindless masses to small groups: conceptualizing collective behavior in crowd modeling. </w:t>
      </w:r>
      <w:r w:rsidRPr="00D8073B">
        <w:rPr>
          <w:rFonts w:ascii="Times New Roman" w:eastAsia="Times New Roman" w:hAnsi="Times New Roman" w:cs="Times New Roman"/>
          <w:i/>
          <w:lang w:val="en-US"/>
        </w:rPr>
        <w:t>Review of General Psychology</w:t>
      </w:r>
      <w:r w:rsidRPr="00D8073B">
        <w:rPr>
          <w:rFonts w:ascii="Times New Roman" w:eastAsia="Times New Roman" w:hAnsi="Times New Roman" w:cs="Times New Roman"/>
          <w:lang w:val="en-US"/>
        </w:rPr>
        <w:t xml:space="preserve">, </w:t>
      </w:r>
      <w:r w:rsidRPr="00D8073B">
        <w:rPr>
          <w:rFonts w:ascii="Times New Roman" w:eastAsia="Times New Roman" w:hAnsi="Times New Roman" w:cs="Times New Roman"/>
          <w:i/>
          <w:lang w:val="en-US"/>
        </w:rPr>
        <w:t>19</w:t>
      </w:r>
      <w:r w:rsidRPr="00D8073B">
        <w:rPr>
          <w:rFonts w:ascii="Times New Roman" w:eastAsia="Times New Roman" w:hAnsi="Times New Roman" w:cs="Times New Roman"/>
          <w:lang w:val="en-US"/>
        </w:rPr>
        <w:t>(3), 215-229.</w:t>
      </w:r>
    </w:p>
    <w:p w14:paraId="68F06214" w14:textId="77777777" w:rsidR="003F46DA" w:rsidRPr="00D8073B" w:rsidRDefault="00D8073B">
      <w:pPr>
        <w:rPr>
          <w:rFonts w:ascii="Times New Roman" w:eastAsia="Times New Roman" w:hAnsi="Times New Roman" w:cs="Times New Roman"/>
          <w:lang w:val="en-US"/>
        </w:rPr>
      </w:pPr>
      <w:r w:rsidRPr="00D8073B">
        <w:rPr>
          <w:rFonts w:ascii="Times New Roman" w:eastAsia="Times New Roman" w:hAnsi="Times New Roman" w:cs="Times New Roman"/>
          <w:lang w:val="en-US"/>
        </w:rPr>
        <w:t>Turner, J. C., Hogg, M. A., Oakes, P. J., Reicher, S. D., Wetherell, M. S. (1987). Rediscovering the social group: A self-categorization theory. Basil Blackwell.</w:t>
      </w:r>
    </w:p>
    <w:p w14:paraId="68EF94AC" w14:textId="77777777" w:rsidR="003F46DA" w:rsidRDefault="00D8073B">
      <w:pPr>
        <w:rPr>
          <w:rFonts w:ascii="Times New Roman" w:eastAsia="Times New Roman" w:hAnsi="Times New Roman" w:cs="Times New Roman"/>
        </w:rPr>
      </w:pPr>
      <w:proofErr w:type="spellStart"/>
      <w:r w:rsidRPr="00D8073B">
        <w:rPr>
          <w:rFonts w:ascii="Times New Roman" w:eastAsia="Times New Roman" w:hAnsi="Times New Roman" w:cs="Times New Roman"/>
          <w:lang w:val="en-US"/>
        </w:rPr>
        <w:t>Vatakis</w:t>
      </w:r>
      <w:proofErr w:type="spellEnd"/>
      <w:r w:rsidRPr="00D8073B">
        <w:rPr>
          <w:rFonts w:ascii="Times New Roman" w:eastAsia="Times New Roman" w:hAnsi="Times New Roman" w:cs="Times New Roman"/>
          <w:lang w:val="en-US"/>
        </w:rPr>
        <w:t xml:space="preserve">, A., </w:t>
      </w:r>
      <w:proofErr w:type="spellStart"/>
      <w:r w:rsidRPr="00D8073B">
        <w:rPr>
          <w:rFonts w:ascii="Times New Roman" w:eastAsia="Times New Roman" w:hAnsi="Times New Roman" w:cs="Times New Roman"/>
          <w:lang w:val="en-US"/>
        </w:rPr>
        <w:t>Balcı</w:t>
      </w:r>
      <w:proofErr w:type="spellEnd"/>
      <w:r w:rsidRPr="00D8073B">
        <w:rPr>
          <w:rFonts w:ascii="Times New Roman" w:eastAsia="Times New Roman" w:hAnsi="Times New Roman" w:cs="Times New Roman"/>
          <w:lang w:val="en-US"/>
        </w:rPr>
        <w:t xml:space="preserve">, F., Di Luca, M., &amp; Correa, Á. (2018). Timing and Time Perception: Procedures, Measures, &amp; Applications (p. 372). </w:t>
      </w:r>
      <w:r>
        <w:rPr>
          <w:rFonts w:ascii="Times New Roman" w:eastAsia="Times New Roman" w:hAnsi="Times New Roman" w:cs="Times New Roman"/>
        </w:rPr>
        <w:t>Brill.</w:t>
      </w:r>
    </w:p>
    <w:p w14:paraId="4A276A8B" w14:textId="77777777" w:rsidR="003F46DA" w:rsidRDefault="003F46DA">
      <w:pPr>
        <w:rPr>
          <w:rFonts w:ascii="Times New Roman" w:eastAsia="Times New Roman" w:hAnsi="Times New Roman" w:cs="Times New Roman"/>
        </w:rPr>
      </w:pPr>
    </w:p>
    <w:sectPr w:rsidR="003F46DA">
      <w:pgSz w:w="11906" w:h="16838"/>
      <w:pgMar w:top="1417" w:right="1417" w:bottom="1417"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urkhardtIFSTTAR Jean-Marie" w:date="2021-04-22T20:43:00Z" w:initials="BJM">
    <w:p w14:paraId="23B553FF" w14:textId="76CC05C0" w:rsidR="00B30695" w:rsidRDefault="00B30695">
      <w:pPr>
        <w:pStyle w:val="CommentText"/>
      </w:pPr>
      <w:r>
        <w:rPr>
          <w:rStyle w:val="CommentReference"/>
        </w:rPr>
        <w:annotationRef/>
      </w:r>
      <w:r>
        <w:t>Jamais de ponctuation dans les titres (sauf ! et ?)</w:t>
      </w:r>
    </w:p>
  </w:comment>
  <w:comment w:id="1" w:author="BurkhardtIFSTTAR Jean-Marie" w:date="2021-04-22T20:47:00Z" w:initials="BJM">
    <w:p w14:paraId="273E7368" w14:textId="31E3C388" w:rsidR="00B30695" w:rsidRDefault="00B30695">
      <w:pPr>
        <w:pStyle w:val="CommentText"/>
      </w:pPr>
      <w:r>
        <w:rPr>
          <w:rStyle w:val="CommentReference"/>
        </w:rPr>
        <w:annotationRef/>
      </w:r>
      <w:r>
        <w:t>Titre un peu générique. Par ailleurs c’est très bien de mettre des sous-titres, cependant en l’état on ne perçoit pas immédiatement l’articulation qui les lie en termes d’argumentaire</w:t>
      </w:r>
    </w:p>
  </w:comment>
  <w:comment w:id="2" w:author="Lucia Bosone" w:date="2021-04-22T21:57:00Z" w:initials="LB">
    <w:p w14:paraId="365A853E" w14:textId="0726E4F6" w:rsidR="00B30695" w:rsidRDefault="00B30695">
      <w:pPr>
        <w:pStyle w:val="CommentText"/>
      </w:pPr>
      <w:r>
        <w:rPr>
          <w:rStyle w:val="CommentReference"/>
        </w:rPr>
        <w:annotationRef/>
      </w:r>
      <w:r>
        <w:t>Je rebondis sur ce commentaire, en proposant d’enlever les sous-titres et plutôt ajouter des phrases de liaison, je fais des propositions dans le texte</w:t>
      </w:r>
    </w:p>
  </w:comment>
  <w:comment w:id="4" w:author="BurkhardtIFSTTAR Jean-Marie" w:date="2021-04-22T20:50:00Z" w:initials="BJM">
    <w:p w14:paraId="59CEF267" w14:textId="3414216F" w:rsidR="00B30695" w:rsidRDefault="00B30695">
      <w:pPr>
        <w:pStyle w:val="CommentText"/>
      </w:pPr>
      <w:r>
        <w:rPr>
          <w:rStyle w:val="CommentReference"/>
        </w:rPr>
        <w:annotationRef/>
      </w:r>
      <w:r>
        <w:t>Il serait bon de mettre en avant, et sur un seul paragraphe l’exposé de la problématique/ sujet proposé, plutôt qu’à différent endroits par petites touches, qui lus est en milieu ou fin de paragraphe</w:t>
      </w:r>
    </w:p>
  </w:comment>
  <w:comment w:id="6" w:author="BurkhardtIFSTTAR Jean-Marie" w:date="2021-04-22T20:52:00Z" w:initials="BJM">
    <w:p w14:paraId="0353701A" w14:textId="13F0742E" w:rsidR="00B30695" w:rsidRDefault="00B30695">
      <w:pPr>
        <w:pStyle w:val="CommentText"/>
      </w:pPr>
      <w:r>
        <w:rPr>
          <w:rStyle w:val="CommentReference"/>
        </w:rPr>
        <w:annotationRef/>
      </w:r>
      <w:r>
        <w:t>Usage commun du terme ? qu’</w:t>
      </w:r>
      <w:proofErr w:type="spellStart"/>
      <w:r>
        <w:t>entendez vous</w:t>
      </w:r>
      <w:proofErr w:type="spellEnd"/>
      <w:r>
        <w:t xml:space="preserve"> par stress ?</w:t>
      </w:r>
    </w:p>
  </w:comment>
  <w:comment w:id="7" w:author="BurkhardtIFSTTAR Jean-Marie" w:date="2021-04-22T20:53:00Z" w:initials="BJM">
    <w:p w14:paraId="05497AA1" w14:textId="7D6CEC95" w:rsidR="00B30695" w:rsidRDefault="00B30695">
      <w:pPr>
        <w:pStyle w:val="CommentText"/>
      </w:pPr>
      <w:r>
        <w:rPr>
          <w:rStyle w:val="CommentReference"/>
        </w:rPr>
        <w:annotationRef/>
      </w:r>
      <w:r>
        <w:t>Est cela qui est associé au « stress » ?</w:t>
      </w:r>
    </w:p>
  </w:comment>
  <w:comment w:id="8" w:author="Näthan" w:date="2021-04-20T01:30:00Z" w:initials="N">
    <w:p w14:paraId="42892D93" w14:textId="23A6403D" w:rsidR="00B30695" w:rsidRDefault="00B30695">
      <w:pPr>
        <w:pStyle w:val="CommentText"/>
      </w:pPr>
      <w:r>
        <w:rPr>
          <w:rStyle w:val="CommentReference"/>
        </w:rPr>
        <w:annotationRef/>
      </w:r>
      <w:r>
        <w:t xml:space="preserve">Est-ce que j’ai trop détaillé cette partie ? </w:t>
      </w:r>
    </w:p>
  </w:comment>
  <w:comment w:id="9" w:author="Lucia Bosone" w:date="2021-04-22T21:58:00Z" w:initials="LB">
    <w:p w14:paraId="45746B88" w14:textId="6A15D2FA" w:rsidR="00B30695" w:rsidRDefault="00B30695">
      <w:pPr>
        <w:pStyle w:val="CommentText"/>
      </w:pPr>
      <w:r>
        <w:rPr>
          <w:rStyle w:val="CommentReference"/>
        </w:rPr>
        <w:annotationRef/>
      </w:r>
      <w:r>
        <w:t>Non, c’est assez bien</w:t>
      </w:r>
    </w:p>
  </w:comment>
  <w:comment w:id="16" w:author="BurkhardtIFSTTAR Jean-Marie" w:date="2021-04-22T20:57:00Z" w:initials="BJM">
    <w:p w14:paraId="0788CA2B" w14:textId="33944FB2" w:rsidR="00B30695" w:rsidRDefault="00B30695">
      <w:pPr>
        <w:pStyle w:val="CommentText"/>
      </w:pPr>
      <w:r>
        <w:rPr>
          <w:rStyle w:val="CommentReference"/>
        </w:rPr>
        <w:annotationRef/>
      </w:r>
      <w:r>
        <w:t xml:space="preserve">La prise de décision sur quoi ? Il ne me semble pas que l’on puisse considérer un processus générique de </w:t>
      </w:r>
      <w:proofErr w:type="gramStart"/>
      <w:r>
        <w:t>décision..</w:t>
      </w:r>
      <w:proofErr w:type="gramEnd"/>
      <w:r>
        <w:t xml:space="preserve"> </w:t>
      </w:r>
      <w:proofErr w:type="gramStart"/>
      <w:r>
        <w:t>il</w:t>
      </w:r>
      <w:proofErr w:type="gramEnd"/>
      <w:r>
        <w:t xml:space="preserve"> faut donc préciser explicitement sur quoi porte les décisions étudiées (choix d’emplacement, trajectoire de déplacement sur le quai, comportement coopératif vs ego-centré, gestion des distances, </w:t>
      </w:r>
      <w:proofErr w:type="spellStart"/>
      <w:r>
        <w:t>etc</w:t>
      </w:r>
      <w:proofErr w:type="spellEnd"/>
      <w:r>
        <w:t xml:space="preserve"> … la liste est potentiellement longue</w:t>
      </w:r>
    </w:p>
  </w:comment>
  <w:comment w:id="20" w:author="Lucia Bosone" w:date="2021-04-22T22:05:00Z" w:initials="LB">
    <w:p w14:paraId="7B3CDADD" w14:textId="671F8AFE" w:rsidR="00985258" w:rsidRDefault="00985258">
      <w:pPr>
        <w:pStyle w:val="CommentText"/>
      </w:pPr>
      <w:r>
        <w:rPr>
          <w:rStyle w:val="CommentReference"/>
        </w:rPr>
        <w:annotationRef/>
      </w:r>
      <w:r>
        <w:t>Je suis d’accord qu’il faut être plus précis quant aux comportements… tous les comportements des voyageurs à l’IQTV ? tant ceux « délibérés » que ceux « automatiques » ?</w:t>
      </w:r>
    </w:p>
  </w:comment>
  <w:comment w:id="21" w:author="Lucia Bosone" w:date="2021-04-22T22:28:00Z" w:initials="LB">
    <w:p w14:paraId="7EDEFADD" w14:textId="34E91C63" w:rsidR="00F21D61" w:rsidRDefault="00F21D61">
      <w:pPr>
        <w:pStyle w:val="CommentText"/>
      </w:pPr>
      <w:r>
        <w:rPr>
          <w:rStyle w:val="CommentReference"/>
        </w:rPr>
        <w:annotationRef/>
      </w:r>
      <w:r>
        <w:t xml:space="preserve">Je vous conseillerais de laisser tomber la TCP. </w:t>
      </w:r>
      <w:proofErr w:type="spellStart"/>
      <w:r>
        <w:t>Enelevez</w:t>
      </w:r>
      <w:proofErr w:type="spellEnd"/>
      <w:r>
        <w:t>-là et concentrez vous sur l’appartenance groupale, la perception de temps et de l’espace, et les états émotionnels…</w:t>
      </w:r>
    </w:p>
  </w:comment>
  <w:comment w:id="18" w:author="BurkhardtIFSTTAR Jean-Marie" w:date="2021-04-22T21:00:00Z" w:initials="BJM">
    <w:p w14:paraId="5BC2201A" w14:textId="4EDB35DA" w:rsidR="00B30695" w:rsidRDefault="00B30695">
      <w:pPr>
        <w:pStyle w:val="CommentText"/>
      </w:pPr>
      <w:r>
        <w:rPr>
          <w:rStyle w:val="CommentReference"/>
        </w:rPr>
        <w:annotationRef/>
      </w:r>
      <w:r>
        <w:t xml:space="preserve">Très bien, par contre ce type de modèle s’applique sur des comportements anticipés et </w:t>
      </w:r>
      <w:proofErr w:type="gramStart"/>
      <w:r>
        <w:t>voulus  comme</w:t>
      </w:r>
      <w:proofErr w:type="gramEnd"/>
      <w:r>
        <w:t xml:space="preserve"> par exemple transgresser un ordre ou une norme, adopter une technologie, etc. Il ne rend pas compte des comportements résultant d’erreurs (d’interprétation, de défaut d’attention, etc.) ainsi qu’à bon nombre de comportement ou micro-comportements fortement automatisés, réactifs ou routinisés – qui échappent pour une bonne part au contrôle conscient du sujet. Or, il me semble qu’il peut y avoir un bon nombre de situation où c’est plutôt ce type de processus plutôt automatiques, réactifs qui sont à l’origine des comportements observés à l’IQTV (en particulier des lors qu’il s’agit de situations dynamiques, avec du monde et une certaine pression </w:t>
      </w:r>
      <w:proofErr w:type="gramStart"/>
      <w:r>
        <w:t>temporelle..</w:t>
      </w:r>
      <w:proofErr w:type="gramEnd"/>
      <w:r>
        <w:t>)</w:t>
      </w:r>
    </w:p>
  </w:comment>
  <w:comment w:id="32" w:author="BurkhardtIFSTTAR Jean-Marie" w:date="2021-04-22T21:07:00Z" w:initials="BJM">
    <w:p w14:paraId="4AADCCB4" w14:textId="401CC9FB" w:rsidR="00B30695" w:rsidRDefault="00B30695">
      <w:pPr>
        <w:pStyle w:val="CommentText"/>
      </w:pPr>
      <w:r>
        <w:rPr>
          <w:rStyle w:val="CommentReference"/>
        </w:rPr>
        <w:annotationRef/>
      </w:r>
      <w:r>
        <w:t xml:space="preserve">Quels sont les « niveaux » de groupe envisagés </w:t>
      </w:r>
      <w:proofErr w:type="spellStart"/>
      <w:r>
        <w:t>concretement</w:t>
      </w:r>
      <w:proofErr w:type="spellEnd"/>
      <w:r>
        <w:t> ?</w:t>
      </w:r>
    </w:p>
  </w:comment>
  <w:comment w:id="40" w:author="BurkhardtIFSTTAR Jean-Marie" w:date="2021-04-22T21:08:00Z" w:initials="BJM">
    <w:p w14:paraId="2B7D6672" w14:textId="4777DB2B" w:rsidR="00B30695" w:rsidRDefault="00B30695">
      <w:pPr>
        <w:pStyle w:val="CommentText"/>
      </w:pPr>
      <w:r>
        <w:rPr>
          <w:rStyle w:val="CommentReference"/>
        </w:rPr>
        <w:annotationRef/>
      </w:r>
      <w:r>
        <w:t>Formulation bizarre</w:t>
      </w:r>
    </w:p>
  </w:comment>
  <w:comment w:id="41" w:author="Lucia Bosone" w:date="2021-04-22T22:11:00Z" w:initials="LB">
    <w:p w14:paraId="5AB32750" w14:textId="52177CDF" w:rsidR="00985258" w:rsidRDefault="00985258">
      <w:pPr>
        <w:pStyle w:val="CommentText"/>
      </w:pPr>
      <w:r>
        <w:rPr>
          <w:rStyle w:val="CommentReference"/>
        </w:rPr>
        <w:annotationRef/>
      </w:r>
      <w:r>
        <w:t xml:space="preserve">Je propose une modification mais je ne suis pas </w:t>
      </w:r>
      <w:proofErr w:type="gramStart"/>
      <w:r>
        <w:t>sure</w:t>
      </w:r>
      <w:proofErr w:type="gramEnd"/>
      <w:r>
        <w:t xml:space="preserve"> que cela soit plus clair</w:t>
      </w:r>
    </w:p>
  </w:comment>
  <w:comment w:id="46" w:author="BurkhardtIFSTTAR Jean-Marie" w:date="2021-04-22T21:08:00Z" w:initials="BJM">
    <w:p w14:paraId="23B93218" w14:textId="776BF858" w:rsidR="00B30695" w:rsidRDefault="00B30695">
      <w:pPr>
        <w:pStyle w:val="CommentText"/>
      </w:pPr>
      <w:r>
        <w:rPr>
          <w:rStyle w:val="CommentReference"/>
        </w:rPr>
        <w:annotationRef/>
      </w:r>
      <w:r>
        <w:t>Attention : l’immobilité fait référence à un état du corps, pas à une activité. On peut très bien être immobile en écoutant de la musique sur son smartphone. Inversement, on peut avoir une activité mentale intense tout en étant immobile. L’opposition me semble plutôt entre s’engager ou non dans une activité couteuse et difficile à interrompre…. Bref à discuter en fonction du positionnement de l’auteur si pertinent</w:t>
      </w:r>
    </w:p>
  </w:comment>
  <w:comment w:id="47" w:author="BurkhardtIFSTTAR Jean-Marie" w:date="2021-04-22T21:08:00Z" w:initials="BJM">
    <w:p w14:paraId="0B0BAA8A" w14:textId="258CC047" w:rsidR="00B30695" w:rsidRDefault="00B30695">
      <w:pPr>
        <w:pStyle w:val="CommentText"/>
      </w:pPr>
      <w:r>
        <w:rPr>
          <w:rStyle w:val="CommentReference"/>
        </w:rPr>
        <w:annotationRef/>
      </w:r>
      <w:r>
        <w:t>Qui ?</w:t>
      </w:r>
    </w:p>
  </w:comment>
  <w:comment w:id="48" w:author="BurkhardtIFSTTAR Jean-Marie" w:date="2021-04-22T21:12:00Z" w:initials="BJM">
    <w:p w14:paraId="2878DF46" w14:textId="4607193D" w:rsidR="00B30695" w:rsidRDefault="00B30695">
      <w:pPr>
        <w:pStyle w:val="CommentText"/>
      </w:pPr>
      <w:r>
        <w:rPr>
          <w:rStyle w:val="CommentReference"/>
        </w:rPr>
        <w:annotationRef/>
      </w:r>
      <w:r>
        <w:t>Ok, pourquoi pas. Mais dans quel but, qu’</w:t>
      </w:r>
      <w:proofErr w:type="spellStart"/>
      <w:r>
        <w:t>est ce</w:t>
      </w:r>
      <w:proofErr w:type="spellEnd"/>
      <w:r>
        <w:t xml:space="preserve"> que cela apporte (ou empêche d’apporter) à la connaissance sur la problématique de la thèse</w:t>
      </w:r>
    </w:p>
  </w:comment>
  <w:comment w:id="49" w:author="Lucia Bosone" w:date="2021-04-22T22:12:00Z" w:initials="LB">
    <w:p w14:paraId="6A1E5CE9" w14:textId="2B2C0855" w:rsidR="00985258" w:rsidRDefault="00985258">
      <w:pPr>
        <w:pStyle w:val="CommentText"/>
      </w:pPr>
      <w:r>
        <w:rPr>
          <w:rStyle w:val="CommentReference"/>
        </w:rPr>
        <w:annotationRef/>
      </w:r>
      <w:r>
        <w:t>Il faudrait ajouter une phrase en disant ce que vous attendez, est-ce que vous vous attendez à ce que l’anticipation influence le (quel ?) comportement ? Le positionnement ?</w:t>
      </w:r>
      <w:r w:rsidR="00BA627A">
        <w:t xml:space="preserve"> </w:t>
      </w:r>
    </w:p>
  </w:comment>
  <w:comment w:id="51" w:author="Näthan" w:date="2021-04-20T01:30:00Z" w:initials="N">
    <w:p w14:paraId="085B7EA0" w14:textId="4050FC5D" w:rsidR="00B30695" w:rsidRDefault="00B30695">
      <w:pPr>
        <w:pStyle w:val="CommentText"/>
      </w:pPr>
      <w:r>
        <w:rPr>
          <w:rStyle w:val="CommentReference"/>
        </w:rPr>
        <w:annotationRef/>
      </w:r>
      <w:r>
        <w:t xml:space="preserve">Rajouter un peu de littérature sur l’émotion ? oui, si vous </w:t>
      </w:r>
      <w:proofErr w:type="gramStart"/>
      <w:r>
        <w:t>envisagez  de</w:t>
      </w:r>
      <w:proofErr w:type="gramEnd"/>
      <w:r>
        <w:t xml:space="preserve"> positionner votre travail </w:t>
      </w:r>
      <w:proofErr w:type="spellStart"/>
      <w:r>
        <w:t>notamnent</w:t>
      </w:r>
      <w:proofErr w:type="spellEnd"/>
      <w:r>
        <w:t xml:space="preserve"> sur le rôle de cette dimension dans les comportements observés à l’IQT</w:t>
      </w:r>
    </w:p>
  </w:comment>
  <w:comment w:id="52" w:author="Näthan" w:date="2021-04-20T02:09:00Z" w:initials="N">
    <w:p w14:paraId="4AA0B179" w14:textId="41DD8FF7" w:rsidR="00B30695" w:rsidRDefault="00B30695">
      <w:pPr>
        <w:pStyle w:val="CommentText"/>
      </w:pPr>
      <w:r>
        <w:rPr>
          <w:rStyle w:val="CommentReference"/>
        </w:rPr>
        <w:annotationRef/>
      </w:r>
      <w:r>
        <w:t>Préciser type d’entretien ?</w:t>
      </w:r>
    </w:p>
  </w:comment>
  <w:comment w:id="53" w:author="Lucia Bosone" w:date="2021-04-22T22:17:00Z" w:initials="LB">
    <w:p w14:paraId="7DB6E533" w14:textId="4F36BA90" w:rsidR="00BA627A" w:rsidRDefault="00BA627A">
      <w:pPr>
        <w:pStyle w:val="CommentText"/>
      </w:pPr>
      <w:r>
        <w:rPr>
          <w:rStyle w:val="CommentReference"/>
        </w:rPr>
        <w:annotationRef/>
      </w:r>
      <w:r>
        <w:t>« </w:t>
      </w:r>
      <w:proofErr w:type="gramStart"/>
      <w:r>
        <w:t>semi</w:t>
      </w:r>
      <w:proofErr w:type="gramEnd"/>
      <w:r>
        <w:t xml:space="preserve">-directifs » ne vous engagera pas </w:t>
      </w:r>
      <w:proofErr w:type="spellStart"/>
      <w:r>
        <w:t>enormement</w:t>
      </w:r>
      <w:proofErr w:type="spellEnd"/>
      <w:r>
        <w:t>…</w:t>
      </w:r>
    </w:p>
  </w:comment>
  <w:comment w:id="55" w:author="Näthan" w:date="2021-04-20T01:25:00Z" w:initials="N">
    <w:p w14:paraId="3326A8CB" w14:textId="65197A53" w:rsidR="00B30695" w:rsidRDefault="00B30695">
      <w:pPr>
        <w:pStyle w:val="CommentText"/>
      </w:pPr>
      <w:r>
        <w:rPr>
          <w:rStyle w:val="CommentReference"/>
        </w:rPr>
        <w:annotationRef/>
      </w:r>
      <w:r>
        <w:t xml:space="preserve">De différentes gares ? </w:t>
      </w:r>
    </w:p>
    <w:p w14:paraId="349B1738" w14:textId="77777777" w:rsidR="00B30695" w:rsidRDefault="00B30695">
      <w:pPr>
        <w:pStyle w:val="CommentText"/>
      </w:pPr>
      <w:r>
        <w:t>- par rapport aux nombres de voyageurs</w:t>
      </w:r>
    </w:p>
    <w:p w14:paraId="7BF71266" w14:textId="77777777" w:rsidR="00B30695" w:rsidRDefault="00B30695">
      <w:pPr>
        <w:pStyle w:val="CommentText"/>
      </w:pPr>
      <w:r>
        <w:t>- par rapport à la structure et mobiliers des quais</w:t>
      </w:r>
    </w:p>
    <w:p w14:paraId="1857DC61" w14:textId="50B9F0E6" w:rsidR="00B30695" w:rsidRDefault="00B30695">
      <w:pPr>
        <w:pStyle w:val="CommentText"/>
      </w:pPr>
      <w:r>
        <w:t xml:space="preserve">- incident plus nombreux dans certaines gares  </w:t>
      </w:r>
    </w:p>
  </w:comment>
  <w:comment w:id="56" w:author="Lucia Bosone" w:date="2021-04-22T22:18:00Z" w:initials="LB">
    <w:p w14:paraId="45CFD4C6" w14:textId="5BE79556" w:rsidR="00BA627A" w:rsidRDefault="00BA627A">
      <w:pPr>
        <w:pStyle w:val="CommentText"/>
      </w:pPr>
      <w:r>
        <w:rPr>
          <w:rStyle w:val="CommentReference"/>
        </w:rPr>
        <w:annotationRef/>
      </w:r>
      <w:r>
        <w:t>Oui, comme aussi indiqué par Jean-Marie, il faudrait spécifier quel focus auraient vos entretiens, si vous voulez parler de leurs expériences par rapport à ces différents éléments que vos indiquez dans ce commentaire</w:t>
      </w:r>
    </w:p>
  </w:comment>
  <w:comment w:id="57" w:author="BurkhardtIFSTTAR Jean-Marie" w:date="2021-04-22T21:18:00Z" w:initials="BJM">
    <w:p w14:paraId="74108AEE" w14:textId="7F61A14E" w:rsidR="00B30695" w:rsidRDefault="00B30695">
      <w:pPr>
        <w:pStyle w:val="CommentText"/>
      </w:pPr>
      <w:r>
        <w:rPr>
          <w:rStyle w:val="CommentReference"/>
        </w:rPr>
        <w:annotationRef/>
      </w:r>
      <w:r>
        <w:t>De qui, laquelle ou lesquelles ?</w:t>
      </w:r>
    </w:p>
  </w:comment>
  <w:comment w:id="58" w:author="BurkhardtIFSTTAR Jean-Marie" w:date="2021-04-22T21:18:00Z" w:initials="BJM">
    <w:p w14:paraId="5F7617F5" w14:textId="068FE726" w:rsidR="00B30695" w:rsidRDefault="00B30695">
      <w:pPr>
        <w:pStyle w:val="CommentText"/>
      </w:pPr>
      <w:r>
        <w:rPr>
          <w:rStyle w:val="CommentReference"/>
        </w:rPr>
        <w:annotationRef/>
      </w:r>
      <w:r>
        <w:t>Pas utile, c’est a priori évident pour le lecteur</w:t>
      </w:r>
    </w:p>
  </w:comment>
  <w:comment w:id="61" w:author="BurkhardtIFSTTAR Jean-Marie" w:date="2021-04-22T21:19:00Z" w:initials="BJM">
    <w:p w14:paraId="4F745BF9" w14:textId="51A9B992" w:rsidR="00B30695" w:rsidRDefault="00B30695">
      <w:pPr>
        <w:pStyle w:val="CommentText"/>
      </w:pPr>
      <w:r>
        <w:rPr>
          <w:rStyle w:val="CommentReference"/>
        </w:rPr>
        <w:annotationRef/>
      </w:r>
      <w:r>
        <w:t xml:space="preserve">Oui, c’est une des facettes de la question, mais (cf. ma remarque plus haut </w:t>
      </w:r>
      <w:proofErr w:type="gramStart"/>
      <w:r>
        <w:t>sur  la</w:t>
      </w:r>
      <w:proofErr w:type="gramEnd"/>
      <w:r>
        <w:t xml:space="preserve"> TCP) mais pas forcément la seule…A mon avis, il faut avoir une approche plus ouverte sur les éléments ayant une influence sur le comportement et l’expérience des usagers à l’IQT.</w:t>
      </w:r>
    </w:p>
  </w:comment>
  <w:comment w:id="62" w:author="Lucia Bosone" w:date="2021-04-22T22:20:00Z" w:initials="LB">
    <w:p w14:paraId="15EE432E" w14:textId="42DFE176" w:rsidR="00BA627A" w:rsidRDefault="00BA627A">
      <w:pPr>
        <w:pStyle w:val="CommentText"/>
      </w:pPr>
      <w:r>
        <w:rPr>
          <w:rStyle w:val="CommentReference"/>
        </w:rPr>
        <w:annotationRef/>
      </w:r>
      <w:r>
        <w:t>A mon avis vous pourriez laisser de côté la TCP (en ne la citant pas en haut non plus), et vous focaliser sur l’appartenance groupale, la perception de temps et l’espace…</w:t>
      </w:r>
    </w:p>
  </w:comment>
  <w:comment w:id="63" w:author="BurkhardtIFSTTAR Jean-Marie" w:date="2021-04-22T21:22:00Z" w:initials="BJM">
    <w:p w14:paraId="7740ECCE" w14:textId="0F068C7C" w:rsidR="00B30695" w:rsidRDefault="00B30695">
      <w:pPr>
        <w:pStyle w:val="CommentText"/>
      </w:pPr>
      <w:r>
        <w:rPr>
          <w:rStyle w:val="CommentReference"/>
        </w:rPr>
        <w:annotationRef/>
      </w:r>
      <w:r>
        <w:t xml:space="preserve">Avec un guide ? une approche a </w:t>
      </w:r>
      <w:proofErr w:type="gramStart"/>
      <w:r>
        <w:t>priori ?.</w:t>
      </w:r>
      <w:proofErr w:type="gramEnd"/>
      <w:r>
        <w:t xml:space="preserve"> </w:t>
      </w:r>
      <w:proofErr w:type="gramStart"/>
      <w:r>
        <w:t>pour</w:t>
      </w:r>
      <w:proofErr w:type="gramEnd"/>
      <w:r>
        <w:t xml:space="preserve"> quel </w:t>
      </w:r>
      <w:proofErr w:type="spellStart"/>
      <w:r>
        <w:t>objectifb</w:t>
      </w:r>
      <w:proofErr w:type="spellEnd"/>
      <w:r>
        <w:t xml:space="preserve"> de données à recueillir ?</w:t>
      </w:r>
    </w:p>
  </w:comment>
  <w:comment w:id="64" w:author="Lucia Bosone" w:date="2021-04-22T22:00:00Z" w:initials="LB">
    <w:p w14:paraId="624BAA3E" w14:textId="1D7511A7" w:rsidR="00B30695" w:rsidRDefault="00B30695">
      <w:pPr>
        <w:pStyle w:val="CommentText"/>
      </w:pPr>
      <w:r>
        <w:rPr>
          <w:rStyle w:val="CommentReference"/>
        </w:rPr>
        <w:annotationRef/>
      </w:r>
      <w:r>
        <w:t>Pas nécessaire de le spécifier</w:t>
      </w:r>
    </w:p>
  </w:comment>
  <w:comment w:id="67" w:author="Lucia Bosone" w:date="2021-04-22T22:00:00Z" w:initials="LB">
    <w:p w14:paraId="2F32E68C" w14:textId="492218FE" w:rsidR="00B30695" w:rsidRDefault="00B30695">
      <w:pPr>
        <w:pStyle w:val="CommentText"/>
      </w:pPr>
      <w:r>
        <w:rPr>
          <w:rStyle w:val="CommentReference"/>
        </w:rPr>
        <w:annotationRef/>
      </w:r>
      <w:r>
        <w:t xml:space="preserve">Plus que parler des soucis de mobilités, il serait bien de dire si vous allez cibler une population de voyageurs fréquents ou occasionnels, et si le questionnaire </w:t>
      </w:r>
      <w:proofErr w:type="spellStart"/>
      <w:r>
        <w:t>incluera</w:t>
      </w:r>
      <w:proofErr w:type="spellEnd"/>
      <w:r>
        <w:t xml:space="preserve"> des questions spécifiques à des situations particulières que les voyageurs ont </w:t>
      </w:r>
      <w:proofErr w:type="gramStart"/>
      <w:r>
        <w:t>vécu?</w:t>
      </w:r>
      <w:proofErr w:type="gramEnd"/>
      <w:r>
        <w:t xml:space="preserve">  Ou bien qui sont décrites dans le questionnaire ? Pour le moment on ne </w:t>
      </w:r>
      <w:proofErr w:type="gramStart"/>
      <w:r>
        <w:t>comprends</w:t>
      </w:r>
      <w:proofErr w:type="gramEnd"/>
      <w:r>
        <w:t xml:space="preserve"> pas quelles situations et quels comportements vous voudriez étudier dans le questionnaire…</w:t>
      </w:r>
    </w:p>
  </w:comment>
  <w:comment w:id="82" w:author="Lucia Bosone" w:date="2021-04-22T22:23:00Z" w:initials="LB">
    <w:p w14:paraId="5CCA02C3" w14:textId="426DC044" w:rsidR="00F21D61" w:rsidRDefault="00F21D61">
      <w:pPr>
        <w:pStyle w:val="CommentText"/>
      </w:pPr>
      <w:r>
        <w:rPr>
          <w:rStyle w:val="CommentReference"/>
        </w:rPr>
        <w:annotationRef/>
      </w:r>
      <w:r>
        <w:t>Lesquels ? à faire le lien avec la partie précédente où aussi nous avons ajouté le même commentaire…</w:t>
      </w:r>
    </w:p>
  </w:comment>
  <w:comment w:id="83" w:author="Näthan" w:date="2021-04-20T02:30:00Z" w:initials="N">
    <w:p w14:paraId="1F26C1F8" w14:textId="337CFE4E" w:rsidR="00B30695" w:rsidRDefault="00B30695">
      <w:pPr>
        <w:pStyle w:val="CommentText"/>
      </w:pPr>
      <w:r>
        <w:rPr>
          <w:rStyle w:val="CommentReference"/>
        </w:rPr>
        <w:annotationRef/>
      </w:r>
      <w:r>
        <w:t xml:space="preserve">Préciser l’outil de mesure ? oui, mais aussi les objectifs (qui doivent expliquer le choix des variables manipulées dans la ou les conditions </w:t>
      </w:r>
      <w:proofErr w:type="spellStart"/>
      <w:r>
        <w:t>experimentales</w:t>
      </w:r>
      <w:proofErr w:type="spellEnd"/>
      <w:r>
        <w:t>)</w:t>
      </w:r>
    </w:p>
  </w:comment>
  <w:comment w:id="84" w:author="Näthan" w:date="2021-04-20T02:40:00Z" w:initials="N">
    <w:p w14:paraId="321E752D" w14:textId="08A3B356" w:rsidR="00B30695" w:rsidRDefault="00B30695">
      <w:pPr>
        <w:pStyle w:val="CommentText"/>
      </w:pPr>
      <w:r>
        <w:rPr>
          <w:rStyle w:val="CommentReference"/>
        </w:rPr>
        <w:annotationRef/>
      </w:r>
      <w:r>
        <w:t>Même question</w:t>
      </w:r>
    </w:p>
  </w:comment>
  <w:comment w:id="85" w:author="BurkhardtIFSTTAR Jean-Marie" w:date="2021-04-22T21:25:00Z" w:initials="BJM">
    <w:p w14:paraId="7428DCA4" w14:textId="26F93B9A" w:rsidR="00B30695" w:rsidRDefault="00B30695">
      <w:pPr>
        <w:pStyle w:val="CommentText"/>
      </w:pPr>
      <w:r>
        <w:rPr>
          <w:rStyle w:val="CommentReference"/>
        </w:rPr>
        <w:annotationRef/>
      </w:r>
      <w:r>
        <w:t>Les hypothèses ou postulats sur l’activité étudiée devraient être abordés avant dans la partie théorique, afin de justifier les facteurs utilisés ensuite dans la partie méthodo.</w:t>
      </w:r>
    </w:p>
  </w:comment>
  <w:comment w:id="86" w:author="Näthan" w:date="2021-04-20T03:00:00Z" w:initials="N">
    <w:p w14:paraId="396866A6" w14:textId="77777777" w:rsidR="00B30695" w:rsidRDefault="00B30695">
      <w:pPr>
        <w:pStyle w:val="CommentText"/>
        <w:rPr>
          <w:rFonts w:ascii="Times New Roman" w:eastAsia="Times New Roman" w:hAnsi="Times New Roman" w:cs="Times New Roman"/>
          <w:sz w:val="24"/>
          <w:szCs w:val="24"/>
        </w:rPr>
      </w:pPr>
      <w:r>
        <w:rPr>
          <w:rStyle w:val="CommentReference"/>
        </w:rPr>
        <w:annotationRef/>
      </w:r>
      <w:r>
        <w:rPr>
          <w:rFonts w:ascii="Times New Roman" w:eastAsia="Times New Roman" w:hAnsi="Times New Roman" w:cs="Times New Roman"/>
          <w:sz w:val="24"/>
          <w:szCs w:val="24"/>
        </w:rPr>
        <w:t xml:space="preserve">On pourrait déjà supposer que l’état émotionnel va avoir une influence sur le passage du temps et les intentions. </w:t>
      </w:r>
    </w:p>
    <w:p w14:paraId="52E816C2" w14:textId="77777777" w:rsidR="00B30695" w:rsidRDefault="00B30695">
      <w:pPr>
        <w:pStyle w:val="CommentText"/>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5BBF61D" w14:textId="72DD76C9" w:rsidR="00B30695" w:rsidRDefault="00B30695">
      <w:pPr>
        <w:pStyle w:val="CommentText"/>
      </w:pPr>
      <w:r>
        <w:rPr>
          <w:rFonts w:ascii="Times New Roman" w:eastAsia="Times New Roman" w:hAnsi="Times New Roman" w:cs="Times New Roman"/>
          <w:sz w:val="24"/>
          <w:szCs w:val="24"/>
        </w:rPr>
        <w:t>On pourrait supposer que les activités d’embarquements et désembarquement induisent des intentions différentes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B553FF" w15:done="0"/>
  <w15:commentEx w15:paraId="273E7368" w15:done="0"/>
  <w15:commentEx w15:paraId="365A853E" w15:paraIdParent="273E7368" w15:done="0"/>
  <w15:commentEx w15:paraId="59CEF267" w15:done="0"/>
  <w15:commentEx w15:paraId="0353701A" w15:done="0"/>
  <w15:commentEx w15:paraId="05497AA1" w15:done="0"/>
  <w15:commentEx w15:paraId="42892D93" w15:done="0"/>
  <w15:commentEx w15:paraId="45746B88" w15:paraIdParent="42892D93" w15:done="0"/>
  <w15:commentEx w15:paraId="0788CA2B" w15:done="0"/>
  <w15:commentEx w15:paraId="7B3CDADD" w15:done="0"/>
  <w15:commentEx w15:paraId="7EDEFADD" w15:paraIdParent="7B3CDADD" w15:done="0"/>
  <w15:commentEx w15:paraId="5BC2201A" w15:done="0"/>
  <w15:commentEx w15:paraId="4AADCCB4" w15:done="0"/>
  <w15:commentEx w15:paraId="2B7D6672" w15:done="0"/>
  <w15:commentEx w15:paraId="5AB32750" w15:paraIdParent="2B7D6672" w15:done="0"/>
  <w15:commentEx w15:paraId="23B93218" w15:done="0"/>
  <w15:commentEx w15:paraId="0B0BAA8A" w15:done="0"/>
  <w15:commentEx w15:paraId="2878DF46" w15:done="0"/>
  <w15:commentEx w15:paraId="6A1E5CE9" w15:paraIdParent="2878DF46" w15:done="0"/>
  <w15:commentEx w15:paraId="085B7EA0" w15:done="0"/>
  <w15:commentEx w15:paraId="4AA0B179" w15:done="0"/>
  <w15:commentEx w15:paraId="7DB6E533" w15:paraIdParent="4AA0B179" w15:done="0"/>
  <w15:commentEx w15:paraId="1857DC61" w15:done="0"/>
  <w15:commentEx w15:paraId="45CFD4C6" w15:paraIdParent="1857DC61" w15:done="0"/>
  <w15:commentEx w15:paraId="74108AEE" w15:done="0"/>
  <w15:commentEx w15:paraId="5F7617F5" w15:done="0"/>
  <w15:commentEx w15:paraId="4F745BF9" w15:done="0"/>
  <w15:commentEx w15:paraId="15EE432E" w15:paraIdParent="4F745BF9" w15:done="0"/>
  <w15:commentEx w15:paraId="7740ECCE" w15:done="0"/>
  <w15:commentEx w15:paraId="624BAA3E" w15:done="0"/>
  <w15:commentEx w15:paraId="2F32E68C" w15:done="0"/>
  <w15:commentEx w15:paraId="5CCA02C3" w15:done="0"/>
  <w15:commentEx w15:paraId="1F26C1F8" w15:done="0"/>
  <w15:commentEx w15:paraId="321E752D" w15:done="0"/>
  <w15:commentEx w15:paraId="7428DCA4" w15:done="0"/>
  <w15:commentEx w15:paraId="65BBF6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2C5E5A" w16cex:dateUtc="2021-04-22T18:43:00Z"/>
  <w16cex:commentExtensible w16cex:durableId="242C5F50" w16cex:dateUtc="2021-04-22T18:47:00Z"/>
  <w16cex:commentExtensible w16cex:durableId="242C6FE3" w16cex:dateUtc="2021-04-22T19:57:00Z"/>
  <w16cex:commentExtensible w16cex:durableId="242C5FFE" w16cex:dateUtc="2021-04-22T18:50:00Z"/>
  <w16cex:commentExtensible w16cex:durableId="242C607F" w16cex:dateUtc="2021-04-22T18:52:00Z"/>
  <w16cex:commentExtensible w16cex:durableId="242C60D8" w16cex:dateUtc="2021-04-22T18:53:00Z"/>
  <w16cex:commentExtensible w16cex:durableId="242C701A" w16cex:dateUtc="2021-04-22T19:58:00Z"/>
  <w16cex:commentExtensible w16cex:durableId="242C61D3" w16cex:dateUtc="2021-04-22T18:57:00Z"/>
  <w16cex:commentExtensible w16cex:durableId="242C71B7" w16cex:dateUtc="2021-04-22T20:05:00Z"/>
  <w16cex:commentExtensible w16cex:durableId="242C7720" w16cex:dateUtc="2021-04-22T20:28:00Z"/>
  <w16cex:commentExtensible w16cex:durableId="242C627A" w16cex:dateUtc="2021-04-22T19:00:00Z"/>
  <w16cex:commentExtensible w16cex:durableId="242C6403" w16cex:dateUtc="2021-04-22T19:07:00Z"/>
  <w16cex:commentExtensible w16cex:durableId="242C6430" w16cex:dateUtc="2021-04-22T19:08:00Z"/>
  <w16cex:commentExtensible w16cex:durableId="242C730C" w16cex:dateUtc="2021-04-22T20:11:00Z"/>
  <w16cex:commentExtensible w16cex:durableId="242C6462" w16cex:dateUtc="2021-04-22T19:08:00Z"/>
  <w16cex:commentExtensible w16cex:durableId="242C6454" w16cex:dateUtc="2021-04-22T19:08:00Z"/>
  <w16cex:commentExtensible w16cex:durableId="242C6551" w16cex:dateUtc="2021-04-22T19:12:00Z"/>
  <w16cex:commentExtensible w16cex:durableId="242C7349" w16cex:dateUtc="2021-04-22T20:12:00Z"/>
  <w16cex:commentExtensible w16cex:durableId="242C748F" w16cex:dateUtc="2021-04-22T20:17:00Z"/>
  <w16cex:commentExtensible w16cex:durableId="242C74B7" w16cex:dateUtc="2021-04-22T20:18:00Z"/>
  <w16cex:commentExtensible w16cex:durableId="242C6688" w16cex:dateUtc="2021-04-22T19:18:00Z"/>
  <w16cex:commentExtensible w16cex:durableId="242C66A9" w16cex:dateUtc="2021-04-22T19:18:00Z"/>
  <w16cex:commentExtensible w16cex:durableId="242C66F1" w16cex:dateUtc="2021-04-22T19:19:00Z"/>
  <w16cex:commentExtensible w16cex:durableId="242C752F" w16cex:dateUtc="2021-04-22T20:20:00Z"/>
  <w16cex:commentExtensible w16cex:durableId="242C6778" w16cex:dateUtc="2021-04-22T19:22:00Z"/>
  <w16cex:commentExtensible w16cex:durableId="242C706A" w16cex:dateUtc="2021-04-22T20:00:00Z"/>
  <w16cex:commentExtensible w16cex:durableId="242C7088" w16cex:dateUtc="2021-04-22T20:00:00Z"/>
  <w16cex:commentExtensible w16cex:durableId="242C75EA" w16cex:dateUtc="2021-04-22T20:23:00Z"/>
  <w16cex:commentExtensible w16cex:durableId="242C685A" w16cex:dateUtc="2021-04-22T1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B553FF" w16cid:durableId="242C5E5A"/>
  <w16cid:commentId w16cid:paraId="273E7368" w16cid:durableId="242C5F50"/>
  <w16cid:commentId w16cid:paraId="365A853E" w16cid:durableId="242C6FE3"/>
  <w16cid:commentId w16cid:paraId="59CEF267" w16cid:durableId="242C5FFE"/>
  <w16cid:commentId w16cid:paraId="0353701A" w16cid:durableId="242C607F"/>
  <w16cid:commentId w16cid:paraId="05497AA1" w16cid:durableId="242C60D8"/>
  <w16cid:commentId w16cid:paraId="42892D93" w16cid:durableId="242C0A65"/>
  <w16cid:commentId w16cid:paraId="45746B88" w16cid:durableId="242C701A"/>
  <w16cid:commentId w16cid:paraId="0788CA2B" w16cid:durableId="242C61D3"/>
  <w16cid:commentId w16cid:paraId="7B3CDADD" w16cid:durableId="242C71B7"/>
  <w16cid:commentId w16cid:paraId="7EDEFADD" w16cid:durableId="242C7720"/>
  <w16cid:commentId w16cid:paraId="5BC2201A" w16cid:durableId="242C627A"/>
  <w16cid:commentId w16cid:paraId="4AADCCB4" w16cid:durableId="242C6403"/>
  <w16cid:commentId w16cid:paraId="2B7D6672" w16cid:durableId="242C6430"/>
  <w16cid:commentId w16cid:paraId="5AB32750" w16cid:durableId="242C730C"/>
  <w16cid:commentId w16cid:paraId="23B93218" w16cid:durableId="242C6462"/>
  <w16cid:commentId w16cid:paraId="0B0BAA8A" w16cid:durableId="242C6454"/>
  <w16cid:commentId w16cid:paraId="2878DF46" w16cid:durableId="242C6551"/>
  <w16cid:commentId w16cid:paraId="6A1E5CE9" w16cid:durableId="242C7349"/>
  <w16cid:commentId w16cid:paraId="085B7EA0" w16cid:durableId="242C0A66"/>
  <w16cid:commentId w16cid:paraId="4AA0B179" w16cid:durableId="242C0A67"/>
  <w16cid:commentId w16cid:paraId="7DB6E533" w16cid:durableId="242C748F"/>
  <w16cid:commentId w16cid:paraId="1857DC61" w16cid:durableId="242C0A68"/>
  <w16cid:commentId w16cid:paraId="45CFD4C6" w16cid:durableId="242C74B7"/>
  <w16cid:commentId w16cid:paraId="74108AEE" w16cid:durableId="242C6688"/>
  <w16cid:commentId w16cid:paraId="5F7617F5" w16cid:durableId="242C66A9"/>
  <w16cid:commentId w16cid:paraId="4F745BF9" w16cid:durableId="242C66F1"/>
  <w16cid:commentId w16cid:paraId="15EE432E" w16cid:durableId="242C752F"/>
  <w16cid:commentId w16cid:paraId="7740ECCE" w16cid:durableId="242C6778"/>
  <w16cid:commentId w16cid:paraId="624BAA3E" w16cid:durableId="242C706A"/>
  <w16cid:commentId w16cid:paraId="2F32E68C" w16cid:durableId="242C7088"/>
  <w16cid:commentId w16cid:paraId="5CCA02C3" w16cid:durableId="242C75EA"/>
  <w16cid:commentId w16cid:paraId="1F26C1F8" w16cid:durableId="242C0A69"/>
  <w16cid:commentId w16cid:paraId="321E752D" w16cid:durableId="242C0A6A"/>
  <w16cid:commentId w16cid:paraId="7428DCA4" w16cid:durableId="242C685A"/>
  <w16cid:commentId w16cid:paraId="65BBF61D" w16cid:durableId="242C0A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DD6181"/>
    <w:multiLevelType w:val="multilevel"/>
    <w:tmpl w:val="BAF0F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urkhardtIFSTTAR Jean-Marie">
    <w15:presenceInfo w15:providerId="Windows Live" w15:userId="987d956c1a9f2d5d"/>
  </w15:person>
  <w15:person w15:author="Lucia Bosone">
    <w15:presenceInfo w15:providerId="Windows Live" w15:userId="0fbde8f7ea29eb2a"/>
  </w15:person>
  <w15:person w15:author="Näthan">
    <w15:presenceInfo w15:providerId="None" w15:userId="Näth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6DA"/>
    <w:rsid w:val="00003739"/>
    <w:rsid w:val="000379FC"/>
    <w:rsid w:val="0005606A"/>
    <w:rsid w:val="0007214F"/>
    <w:rsid w:val="00085FB6"/>
    <w:rsid w:val="00092A84"/>
    <w:rsid w:val="000A2A21"/>
    <w:rsid w:val="0010767B"/>
    <w:rsid w:val="00127DD6"/>
    <w:rsid w:val="00152302"/>
    <w:rsid w:val="001600C5"/>
    <w:rsid w:val="00166567"/>
    <w:rsid w:val="001831A3"/>
    <w:rsid w:val="001C4B46"/>
    <w:rsid w:val="002216F2"/>
    <w:rsid w:val="00236AD1"/>
    <w:rsid w:val="00286716"/>
    <w:rsid w:val="002912DF"/>
    <w:rsid w:val="002977BA"/>
    <w:rsid w:val="002A61DA"/>
    <w:rsid w:val="003607A4"/>
    <w:rsid w:val="003654A1"/>
    <w:rsid w:val="003701CD"/>
    <w:rsid w:val="00381B0F"/>
    <w:rsid w:val="003F46DA"/>
    <w:rsid w:val="004468A6"/>
    <w:rsid w:val="00451AF6"/>
    <w:rsid w:val="00465397"/>
    <w:rsid w:val="00477084"/>
    <w:rsid w:val="004C2BBC"/>
    <w:rsid w:val="00506E74"/>
    <w:rsid w:val="00516544"/>
    <w:rsid w:val="00533479"/>
    <w:rsid w:val="00566CD5"/>
    <w:rsid w:val="00572F3F"/>
    <w:rsid w:val="00596327"/>
    <w:rsid w:val="005A2087"/>
    <w:rsid w:val="005A54C1"/>
    <w:rsid w:val="006144D9"/>
    <w:rsid w:val="0063763C"/>
    <w:rsid w:val="006A264B"/>
    <w:rsid w:val="006D3A8E"/>
    <w:rsid w:val="00723DA8"/>
    <w:rsid w:val="00727594"/>
    <w:rsid w:val="007537C2"/>
    <w:rsid w:val="007708EF"/>
    <w:rsid w:val="007B651D"/>
    <w:rsid w:val="007C5FD3"/>
    <w:rsid w:val="007E141C"/>
    <w:rsid w:val="007E1FFA"/>
    <w:rsid w:val="007F7E31"/>
    <w:rsid w:val="008101CC"/>
    <w:rsid w:val="00810C72"/>
    <w:rsid w:val="00855EA4"/>
    <w:rsid w:val="008826BF"/>
    <w:rsid w:val="00892EE0"/>
    <w:rsid w:val="008E67D2"/>
    <w:rsid w:val="008F0C14"/>
    <w:rsid w:val="00901184"/>
    <w:rsid w:val="00924316"/>
    <w:rsid w:val="00985258"/>
    <w:rsid w:val="009A03D5"/>
    <w:rsid w:val="009B2D8A"/>
    <w:rsid w:val="009E42F9"/>
    <w:rsid w:val="00A46C78"/>
    <w:rsid w:val="00AD1227"/>
    <w:rsid w:val="00AF0178"/>
    <w:rsid w:val="00B2197F"/>
    <w:rsid w:val="00B30695"/>
    <w:rsid w:val="00B66BE0"/>
    <w:rsid w:val="00B8678A"/>
    <w:rsid w:val="00BA627A"/>
    <w:rsid w:val="00BE22E0"/>
    <w:rsid w:val="00BF43DA"/>
    <w:rsid w:val="00CE7D60"/>
    <w:rsid w:val="00D135B4"/>
    <w:rsid w:val="00D56EBA"/>
    <w:rsid w:val="00D723D3"/>
    <w:rsid w:val="00D8073B"/>
    <w:rsid w:val="00D93D9E"/>
    <w:rsid w:val="00DC2F81"/>
    <w:rsid w:val="00DE19FE"/>
    <w:rsid w:val="00DE6692"/>
    <w:rsid w:val="00E14CF0"/>
    <w:rsid w:val="00E6516A"/>
    <w:rsid w:val="00E72ADD"/>
    <w:rsid w:val="00EC243B"/>
    <w:rsid w:val="00EE31AF"/>
    <w:rsid w:val="00F21D61"/>
    <w:rsid w:val="00F23CE7"/>
    <w:rsid w:val="00F33B80"/>
    <w:rsid w:val="00F6551F"/>
    <w:rsid w:val="00F947D5"/>
    <w:rsid w:val="00FB7814"/>
    <w:rsid w:val="00FD20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776E"/>
  <w15:docId w15:val="{AD3D8507-6405-427C-AB9A-7DB3B88F7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80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73B"/>
    <w:rPr>
      <w:rFonts w:ascii="Segoe UI" w:hAnsi="Segoe UI" w:cs="Segoe UI"/>
      <w:sz w:val="18"/>
      <w:szCs w:val="18"/>
    </w:rPr>
  </w:style>
  <w:style w:type="character" w:customStyle="1" w:styleId="ref-lnk">
    <w:name w:val="ref-lnk"/>
    <w:basedOn w:val="DefaultParagraphFont"/>
    <w:rsid w:val="004468A6"/>
  </w:style>
  <w:style w:type="character" w:styleId="Hyperlink">
    <w:name w:val="Hyperlink"/>
    <w:basedOn w:val="DefaultParagraphFont"/>
    <w:uiPriority w:val="99"/>
    <w:semiHidden/>
    <w:unhideWhenUsed/>
    <w:rsid w:val="004468A6"/>
    <w:rPr>
      <w:color w:val="0000FF"/>
      <w:u w:val="single"/>
    </w:rPr>
  </w:style>
  <w:style w:type="paragraph" w:styleId="CommentSubject">
    <w:name w:val="annotation subject"/>
    <w:basedOn w:val="CommentText"/>
    <w:next w:val="CommentText"/>
    <w:link w:val="CommentSubjectChar"/>
    <w:uiPriority w:val="99"/>
    <w:semiHidden/>
    <w:unhideWhenUsed/>
    <w:rsid w:val="001600C5"/>
    <w:rPr>
      <w:b/>
      <w:bCs/>
    </w:rPr>
  </w:style>
  <w:style w:type="character" w:customStyle="1" w:styleId="CommentSubjectChar">
    <w:name w:val="Comment Subject Char"/>
    <w:basedOn w:val="CommentTextChar"/>
    <w:link w:val="CommentSubject"/>
    <w:uiPriority w:val="99"/>
    <w:semiHidden/>
    <w:rsid w:val="001600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936819">
      <w:bodyDiv w:val="1"/>
      <w:marLeft w:val="0"/>
      <w:marRight w:val="0"/>
      <w:marTop w:val="0"/>
      <w:marBottom w:val="0"/>
      <w:divBdr>
        <w:top w:val="none" w:sz="0" w:space="0" w:color="auto"/>
        <w:left w:val="none" w:sz="0" w:space="0" w:color="auto"/>
        <w:bottom w:val="none" w:sz="0" w:space="0" w:color="auto"/>
        <w:right w:val="none" w:sz="0" w:space="0" w:color="auto"/>
      </w:divBdr>
      <w:divsChild>
        <w:div w:id="286395271">
          <w:marLeft w:val="0"/>
          <w:marRight w:val="0"/>
          <w:marTop w:val="0"/>
          <w:marBottom w:val="0"/>
          <w:divBdr>
            <w:top w:val="none" w:sz="0" w:space="0" w:color="auto"/>
            <w:left w:val="none" w:sz="0" w:space="0" w:color="auto"/>
            <w:bottom w:val="none" w:sz="0" w:space="0" w:color="auto"/>
            <w:right w:val="none" w:sz="0" w:space="0" w:color="auto"/>
          </w:divBdr>
        </w:div>
      </w:divsChild>
    </w:div>
    <w:div w:id="1798984698">
      <w:bodyDiv w:val="1"/>
      <w:marLeft w:val="0"/>
      <w:marRight w:val="0"/>
      <w:marTop w:val="0"/>
      <w:marBottom w:val="0"/>
      <w:divBdr>
        <w:top w:val="none" w:sz="0" w:space="0" w:color="auto"/>
        <w:left w:val="none" w:sz="0" w:space="0" w:color="auto"/>
        <w:bottom w:val="none" w:sz="0" w:space="0" w:color="auto"/>
        <w:right w:val="none" w:sz="0" w:space="0" w:color="auto"/>
      </w:divBdr>
      <w:divsChild>
        <w:div w:id="7072951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371/journal.pone.0078983" TargetMode="External"/><Relationship Id="rId5" Type="http://schemas.openxmlformats.org/officeDocument/2006/relationships/webSettings" Target="webSettings.xml"/><Relationship Id="rId10" Type="http://schemas.openxmlformats.org/officeDocument/2006/relationships/hyperlink" Target="https://doi.org/10.1073/pnas.1404953111"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3CE9-4477-4CB2-BFCD-F6D1E1794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3448</Words>
  <Characters>19659</Characters>
  <Application>Microsoft Office Word</Application>
  <DocSecurity>0</DocSecurity>
  <Lines>163</Lines>
  <Paragraphs>46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Näthan</dc:creator>
  <cp:lastModifiedBy>Lucia Bosone</cp:lastModifiedBy>
  <cp:revision>2</cp:revision>
  <cp:lastPrinted>2021-04-22T12:46:00Z</cp:lastPrinted>
  <dcterms:created xsi:type="dcterms:W3CDTF">2021-04-22T20:31:00Z</dcterms:created>
  <dcterms:modified xsi:type="dcterms:W3CDTF">2021-04-22T20:31:00Z</dcterms:modified>
</cp:coreProperties>
</file>